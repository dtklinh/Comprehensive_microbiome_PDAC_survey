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haltsverzeichnisberschrift1"/>
        <w:spacing w:before="240" w:after="80"/>
        <w:jc w:val="center"/>
        <w:rPr>
          <w:rFonts w:ascii="Arial" w:hAnsi="Arial" w:cs="Arial"/>
        </w:rPr>
      </w:pPr>
      <w:bookmarkStart w:id="0" w:name="Xfe3e84e669e339138484ad6eb518fc11c85c135"/>
      <w:r>
        <w:rPr>
          <w:rFonts w:cs="Arial" w:ascii="Arial" w:hAnsi="Arial"/>
        </w:rPr>
        <w:t>A Benchmarking Framework to Disentangle Contamination from True Intratumoural Microbiota in Pancreatic Ductal Adenocarcinoma Identifies Reliable Signals in Fresh-Frozen but Not FFPE Samples</w:t>
      </w:r>
    </w:p>
    <w:p>
      <w:pPr>
        <w:pStyle w:val="FirstParagraph"/>
        <w:rPr>
          <w:rFonts w:ascii="Arial" w:hAnsi="Arial" w:cs="Arial"/>
        </w:rPr>
      </w:pPr>
      <w:r>
        <w:rPr>
          <w:rFonts w:cs="Arial" w:ascii="Arial" w:hAnsi="Arial"/>
        </w:rPr>
        <w:t>Linh Dang</w:t>
      </w:r>
      <w:r>
        <w:rPr>
          <w:rFonts w:cs="Arial" w:ascii="Arial" w:hAnsi="Arial"/>
          <w:vertAlign w:val="superscript"/>
        </w:rPr>
        <w:t>1, 2</w:t>
      </w:r>
      <w:r>
        <w:rPr>
          <w:rFonts w:cs="Arial" w:ascii="Arial" w:hAnsi="Arial"/>
        </w:rPr>
        <w:t>, Louisa Eskelson</w:t>
      </w:r>
      <w:r>
        <w:rPr>
          <w:rFonts w:cs="Arial" w:ascii="Arial" w:hAnsi="Arial"/>
          <w:vertAlign w:val="superscript"/>
        </w:rPr>
        <w:t>1</w:t>
      </w:r>
      <w:r>
        <w:rPr>
          <w:rFonts w:cs="Arial" w:ascii="Arial" w:hAnsi="Arial"/>
        </w:rPr>
        <w:t>, Jacob Hamm</w:t>
      </w:r>
      <w:r>
        <w:rPr>
          <w:rFonts w:cs="Arial" w:ascii="Arial" w:hAnsi="Arial"/>
          <w:vertAlign w:val="superscript"/>
        </w:rPr>
        <w:t>1</w:t>
      </w:r>
      <w:r>
        <w:rPr>
          <w:rFonts w:cs="Arial" w:ascii="Arial" w:hAnsi="Arial"/>
        </w:rPr>
        <w:t>, Jutta Blumberg</w:t>
      </w:r>
      <w:r>
        <w:rPr>
          <w:rFonts w:cs="Arial" w:ascii="Arial" w:hAnsi="Arial"/>
          <w:vertAlign w:val="superscript"/>
        </w:rPr>
        <w:t>1</w:t>
      </w:r>
      <w:r>
        <w:rPr>
          <w:rFonts w:cs="Arial" w:ascii="Arial" w:hAnsi="Arial"/>
        </w:rPr>
        <w:t>, Klara König</w:t>
      </w:r>
      <w:r>
        <w:rPr>
          <w:rFonts w:cs="Arial" w:ascii="Arial" w:hAnsi="Arial"/>
          <w:vertAlign w:val="superscript"/>
        </w:rPr>
        <w:t>1</w:t>
      </w:r>
      <w:r>
        <w:rPr>
          <w:rFonts w:cs="Arial" w:ascii="Arial" w:hAnsi="Arial"/>
        </w:rPr>
        <w:t>, Ulrike Wegener</w:t>
      </w:r>
      <w:r>
        <w:rPr>
          <w:rFonts w:cs="Arial" w:ascii="Arial" w:hAnsi="Arial"/>
          <w:vertAlign w:val="superscript"/>
        </w:rPr>
        <w:t>1</w:t>
      </w:r>
      <w:r>
        <w:rPr>
          <w:rFonts w:cs="Arial" w:ascii="Arial" w:hAnsi="Arial"/>
        </w:rPr>
        <w:t>, Tabea Wollborn</w:t>
      </w:r>
      <w:r>
        <w:rPr>
          <w:rFonts w:cs="Arial" w:ascii="Arial" w:hAnsi="Arial"/>
          <w:vertAlign w:val="superscript"/>
        </w:rPr>
        <w:t>1</w:t>
      </w:r>
      <w:r>
        <w:rPr>
          <w:rFonts w:cs="Arial" w:ascii="Arial" w:hAnsi="Arial"/>
        </w:rPr>
        <w:t>, Tim Beißbarth</w:t>
      </w:r>
      <w:r>
        <w:rPr>
          <w:rFonts w:cs="Arial" w:ascii="Arial" w:hAnsi="Arial"/>
          <w:vertAlign w:val="superscript"/>
        </w:rPr>
        <w:t>2</w:t>
      </w:r>
      <w:r>
        <w:rPr>
          <w:rFonts w:cs="Arial" w:ascii="Arial" w:hAnsi="Arial"/>
        </w:rPr>
        <w:t>, Volker Ellenrieder</w:t>
      </w:r>
      <w:r>
        <w:rPr>
          <w:rFonts w:cs="Arial" w:ascii="Arial" w:hAnsi="Arial"/>
          <w:vertAlign w:val="superscript"/>
        </w:rPr>
        <w:t>1</w:t>
      </w:r>
      <w:r>
        <w:rPr>
          <w:rFonts w:cs="Arial" w:ascii="Arial" w:hAnsi="Arial"/>
        </w:rPr>
        <w:t>, Albrecht Neesse</w:t>
      </w:r>
      <w:r>
        <w:rPr>
          <w:rFonts w:cs="Arial" w:ascii="Arial" w:hAnsi="Arial"/>
          <w:vertAlign w:val="superscript"/>
        </w:rPr>
        <w:t>1</w:t>
      </w:r>
      <w:r>
        <w:rPr>
          <w:rFonts w:cs="Arial" w:ascii="Arial" w:hAnsi="Arial"/>
        </w:rPr>
        <w:t>, Christoph Ammer-Herrmenau</w:t>
      </w:r>
      <w:r>
        <w:rPr>
          <w:rFonts w:cs="Arial" w:ascii="Arial" w:hAnsi="Arial"/>
          <w:vertAlign w:val="superscript"/>
        </w:rPr>
        <w:t>1</w:t>
      </w:r>
      <w:r>
        <w:rPr>
          <w:rFonts w:cs="Arial" w:ascii="Arial" w:hAnsi="Arial"/>
        </w:rPr>
        <w:t>*</w:t>
      </w:r>
    </w:p>
    <w:p>
      <w:pPr>
        <w:pStyle w:val="BodyText"/>
        <w:rPr>
          <w:rFonts w:ascii="Arial" w:hAnsi="Arial" w:cs="Arial"/>
        </w:rPr>
      </w:pPr>
      <w:r>
        <w:rPr>
          <w:rFonts w:cs="Arial" w:ascii="Arial" w:hAnsi="Arial"/>
        </w:rPr>
      </w:r>
    </w:p>
    <w:p>
      <w:pPr>
        <w:pStyle w:val="Normal"/>
        <w:jc w:val="both"/>
        <w:rPr>
          <w:rFonts w:ascii="Arial" w:hAnsi="Arial" w:cs="Arial"/>
          <w:vertAlign w:val="superscript"/>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KeinLeerraum1"/>
        <w:spacing w:lineRule="auto" w:line="360" w:before="240" w:after="240"/>
        <w:ind w:right="-357"/>
        <w:jc w:val="both"/>
        <w:rPr>
          <w:rFonts w:ascii="Arial" w:hAnsi="Arial" w:eastAsia="Aptos" w:cs="Arial"/>
          <w:b/>
          <w:szCs w:val="22"/>
          <w:u w:val="single"/>
          <w:lang w:val="en-GB" w:eastAsia="en-US" w:bidi="ar-SA"/>
        </w:rPr>
      </w:pPr>
      <w:r>
        <w:rPr>
          <w:rFonts w:eastAsia="Aptos" w:cs="Arial" w:ascii="Arial" w:hAnsi="Arial"/>
          <w:b/>
          <w:szCs w:val="22"/>
          <w:u w:val="single"/>
          <w:lang w:val="en-GB" w:eastAsia="en-US" w:bidi="ar-SA"/>
        </w:rPr>
        <w:t>Keywords:</w:t>
      </w:r>
      <w:r>
        <w:rPr>
          <w:rFonts w:eastAsia="Aptos" w:cs="Arial" w:ascii="Arial" w:hAnsi="Arial"/>
          <w:szCs w:val="22"/>
          <w:lang w:val="en-GB" w:eastAsia="en-US" w:bidi="ar-SA"/>
        </w:rPr>
        <w:t xml:space="preserve"> pancreatic ductal adenocarcinoma, tumoral microbiome, contamination, negative controls, 16S rRNA sequencing, benchmarking, Oxford Nanopore Technologies, ONT</w:t>
      </w:r>
    </w:p>
    <w:p>
      <w:pPr>
        <w:pStyle w:val="KeinLeerraum1"/>
        <w:spacing w:lineRule="auto" w:line="360" w:before="240" w:after="240"/>
        <w:ind w:right="-357"/>
        <w:jc w:val="both"/>
        <w:rPr>
          <w:rFonts w:ascii="Arial" w:hAnsi="Arial" w:cs="Arial"/>
          <w:b/>
          <w:szCs w:val="22"/>
          <w:u w:val="single"/>
          <w:lang w:val="en-GB"/>
        </w:rPr>
      </w:pPr>
      <w:r>
        <w:rPr>
          <w:rFonts w:eastAsia="Aptos" w:cs="Arial" w:ascii="Arial" w:hAnsi="Arial"/>
          <w:b/>
          <w:szCs w:val="22"/>
          <w:u w:val="single"/>
          <w:lang w:val="en-GB" w:eastAsia="en-US" w:bidi="ar-SA"/>
        </w:rPr>
        <w:t>Funding:</w:t>
      </w:r>
      <w:r>
        <w:rPr>
          <w:rFonts w:eastAsia="Aptos" w:cs="Arial" w:ascii="Arial" w:hAnsi="Arial"/>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KeinLeerraum1"/>
        <w:spacing w:lineRule="auto" w:line="360" w:before="240" w:after="240"/>
        <w:ind w:right="-357"/>
        <w:jc w:val="both"/>
        <w:rPr>
          <w:rFonts w:ascii="Arial" w:hAnsi="Arial" w:eastAsia="Aptos" w:cs="Arial"/>
          <w:b/>
          <w:szCs w:val="22"/>
          <w:u w:val="single"/>
          <w:lang w:val="en-GB" w:eastAsia="en-US" w:bidi="ar-SA"/>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KeinLeerraum1"/>
        <w:spacing w:lineRule="auto" w:line="360" w:before="240" w:after="240"/>
        <w:ind w:right="-357"/>
        <w:jc w:val="both"/>
        <w:rPr>
          <w:rFonts w:ascii="Arial" w:hAnsi="Arial" w:cs="Arial"/>
          <w:szCs w:val="22"/>
          <w:lang w:val="en-GB"/>
        </w:rPr>
      </w:pPr>
      <w:r>
        <w:rPr>
          <w:rFonts w:eastAsia="Aptos" w:cs="Arial" w:ascii="Arial" w:hAnsi="Arial"/>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p>
    <w:p>
      <w:pPr>
        <w:pStyle w:val="Normal"/>
        <w:spacing w:before="0" w:after="0"/>
        <w:rPr>
          <w:rFonts w:ascii="Arial" w:hAnsi="Arial" w:eastAsia="font1299" w:cs="Arial"/>
          <w:sz w:val="22"/>
          <w:szCs w:val="22"/>
          <w:lang w:val="en-GB" w:eastAsia="ko-KR" w:bidi="bn-BD"/>
        </w:rPr>
      </w:pPr>
      <w:r>
        <w:rPr>
          <w:rFonts w:eastAsia="font1299" w:cs="Arial" w:ascii="Arial" w:hAnsi="Arial"/>
          <w:sz w:val="22"/>
          <w:szCs w:val="22"/>
          <w:lang w:val="en-GB" w:eastAsia="ko-KR" w:bidi="bn-BD"/>
        </w:rPr>
      </w:r>
      <w:r>
        <w:br w:type="page"/>
      </w:r>
    </w:p>
    <w:p>
      <w:pPr>
        <w:pStyle w:val="Heading2"/>
        <w:spacing w:before="0" w:after="80"/>
        <w:rPr>
          <w:rFonts w:ascii="Arial" w:hAnsi="Arial" w:cs="Arial"/>
          <w:b/>
          <w:bCs/>
        </w:rPr>
      </w:pPr>
      <w:r>
        <w:rPr>
          <w:rFonts w:cs="Arial" w:ascii="Arial" w:hAnsi="Arial"/>
        </w:rPr>
        <w:t>Abstract</w:t>
      </w:r>
    </w:p>
    <w:p>
      <w:pPr>
        <w:pStyle w:val="FirstParagraph"/>
        <w:spacing w:lineRule="auto" w:line="480"/>
        <w:jc w:val="both"/>
        <w:rPr>
          <w:rFonts w:ascii="Arial" w:hAnsi="Arial" w:cs="Arial"/>
          <w:b/>
          <w:bCs/>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contamination removal have not been sufficiently evaluated in a benchmarking manner.</w:t>
      </w:r>
    </w:p>
    <w:p>
      <w:pPr>
        <w:pStyle w:val="BodyText"/>
        <w:spacing w:lineRule="auto" w:line="480"/>
        <w:jc w:val="both"/>
        <w:rPr>
          <w:rFonts w:ascii="Arial" w:hAnsi="Arial" w:cs="Arial"/>
          <w:b/>
          <w:bCs/>
        </w:rPr>
      </w:pPr>
      <w:r>
        <w:rPr>
          <w:rFonts w:cs="Arial" w:ascii="Arial" w:hAnsi="Arial"/>
          <w:b/>
          <w:bCs/>
        </w:rPr>
        <w:t>Methods</w:t>
      </w:r>
      <w:r>
        <w:rPr>
          <w:rFonts w:cs="Arial" w:ascii="Arial" w:hAnsi="Arial"/>
        </w:rPr>
        <w:t>: We systematically collected more than 200 negative control (NCT) samples comprising paraffin from formalin-fixed paraffin-embedded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PDAC samples from tumor-bearing mice, using above NCT survey to calculate a composite score for the assessment. Further, we validated those methods via technical replicas.</w:t>
      </w:r>
    </w:p>
    <w:p>
      <w:pPr>
        <w:pStyle w:val="BodyText"/>
        <w:spacing w:lineRule="auto" w:line="480"/>
        <w:jc w:val="both"/>
        <w:rPr>
          <w:rFonts w:ascii="Arial" w:hAnsi="Arial" w:cs="Arial"/>
          <w:b/>
          <w:bCs/>
        </w:rPr>
      </w:pPr>
      <w:r>
        <w:rPr>
          <w:rFonts w:cs="Arial" w:ascii="Arial" w:hAnsi="Arial"/>
          <w:b/>
          <w:bCs/>
        </w:rPr>
        <w:t>Results</w:t>
      </w:r>
      <w:r>
        <w:rPr>
          <w:rFonts w:cs="Arial" w:ascii="Arial" w:hAnsi="Arial"/>
        </w:rPr>
        <w:t xml:space="preserve">: Microbial profiles of NCT samples were significantly determined by control type, LP, year, and season, reflecting complex batch effects. The 20 most abundant contaminant taxa spanned well-characterized environmental genera (e.g., </w:t>
      </w:r>
      <w:r>
        <w:rPr>
          <w:rFonts w:cs="Arial" w:ascii="Arial" w:hAnsi="Arial"/>
          <w:i/>
          <w:iCs/>
        </w:rPr>
        <w:t>Sphingomonas</w:t>
      </w:r>
      <w:r>
        <w:rPr>
          <w:rFonts w:cs="Arial" w:ascii="Arial" w:hAnsi="Arial"/>
        </w:rPr>
        <w:t xml:space="preserve">) and human commensals from oral cavity (e.g., </w:t>
      </w:r>
      <w:r>
        <w:rPr>
          <w:rFonts w:cs="Arial" w:ascii="Arial" w:hAnsi="Arial"/>
          <w:i/>
          <w:iCs/>
        </w:rPr>
        <w:t>Veillonella, Streptococcus</w:t>
      </w:r>
      <w:r>
        <w:rPr>
          <w:rFonts w:cs="Arial" w:ascii="Arial" w:hAnsi="Arial"/>
        </w:rPr>
        <w:t>). The LP processing samples left a significant microbial trace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PDAC and provide a reliable, batch effect reducing strategy for low-biomass whole 16S rRNA gene sequencing studies.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14:anchorId="436FD939">
                <wp:extent cx="5943600" cy="19050"/>
                <wp:effectExtent l="13970" t="10160" r="0" b="0"/>
                <wp:docPr id="1" name="Freihandform: Form 1"/>
                <a:graphic xmlns:a="http://schemas.openxmlformats.org/drawingml/2006/main">
                  <a:graphicData uri="http://schemas.microsoft.com/office/word/2010/wordprocessingShape">
                    <wps:wsp>
                      <wps:cNvSpPr/>
                      <wps:spPr>
                        <a:xfrm>
                          <a:off x="0" y="0"/>
                          <a:ext cx="5943600" cy="19080"/>
                        </a:xfrm>
                        <a:custGeom>
                          <a:avLst/>
                          <a:gdLst/>
                          <a:ahLst/>
                          <a:rect l="l" t="t" r="r" b="b"/>
                          <a:pathLst>
                            <a:path w="0" h="0">
                              <a:moveTo>
                                <a:pt x="0" y="0"/>
                              </a:moveTo>
                              <a:lnTo>
                                <a:pt x="0" y="0"/>
                              </a:lnTo>
                              <a:close/>
                            </a:path>
                          </a:pathLst>
                        </a:custGeom>
                        <a:solidFill>
                          <a:srgbClr val="ffffff"/>
                        </a:solidFill>
                        <a:ln w="9360">
                          <a:solidFill>
                            <a:srgbClr val="000000"/>
                          </a:solidFill>
                          <a:round/>
                        </a:ln>
                      </wps:spPr>
                      <wps:style>
                        <a:lnRef idx="0"/>
                        <a:fillRef idx="0"/>
                        <a:effectRef idx="0"/>
                        <a:fontRef idx="minor"/>
                      </wps:style>
                      <wps:bodyPr/>
                    </wps:wsp>
                  </a:graphicData>
                </a:graphic>
              </wp:inline>
            </w:drawing>
          </mc:Choice>
          <mc:Fallback>
            <w:pict/>
          </mc:Fallback>
        </mc:AlternateContent>
      </w:r>
    </w:p>
    <w:p>
      <w:pPr>
        <w:pStyle w:val="FirstParagraph"/>
        <w:spacing w:lineRule="auto" w:line="480"/>
        <w:jc w:val="both"/>
        <w:rPr>
          <w:rFonts w:ascii="Arial" w:hAnsi="Arial" w:cs="Arial"/>
        </w:rPr>
      </w:pPr>
      <w:r>
        <w:rPr>
          <w:rFonts w:cs="Arial" w:ascii="Arial" w:hAnsi="Arial"/>
        </w:rPr>
        <w:t>The intratumoral microbiome has emerged as a potentially important component of the tumor microenvironment, influencing immune evasion, drug metabolism, and clinical outcomes across multiple cancer types</w:t>
      </w:r>
      <w:sdt>
        <w:sdtPr>
          <w:placeholder>
            <w:docPart w:val="DefaultPlaceholder_-1854013440"/>
          </w:placeholder>
          <w:alias w:val="To edit, see citavi.com/edit"/>
          <w:tag w:val="CitaviPlaceholder#5ac0f6fd-36a5-4f51-9671-72fabff2bdc5"/>
          <w:id w:val="4314775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x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I4VDIxOjQzOjA3IiwiUHJvamVjdCI6eyIkcmVmIjoiOCJ9fSwiVXNlTnVtYmVyaW5nVHlwZU9mUGFyZW50RG9jdW1lbnQiOmZhbHNlfV0sIkZvcm1hdHRlZFRleHQiOnsiJGlkIjoiMjciLCJDb3VudCI6MSwiVGV4dFVuaXRzIjpbeyIkaWQiOiIyOCIsIkZvbnRTdHlsZSI6eyIkaWQiOiIyOSIsIlN1cGVyc2NyaXB0Ijp0cnVlfSwiUmVhZGluZ09yZGVyIjoxLCJUZXh0IjoiMSJ9XX0sIlRhZyI6IkNpdGF2aVBsYWNlaG9sZGVyIzVhYzBmNmZkLTM2YTUtNGY1MS05NjcxLTcyZmFiZmYyYmRjNSIsIlRleHQiOiIx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w:t>
          </w:r>
          <w:r>
            <w:rPr>
              <w:rFonts w:cs="Arial" w:ascii="Arial" w:hAnsi="Arial"/>
            </w:rPr>
          </w:r>
          <w:r>
            <w:rPr>
              <w:rFonts w:cs="Arial" w:ascii="Arial" w:hAnsi="Arial"/>
            </w:rPr>
            <w:fldChar w:fldCharType="end"/>
          </w:r>
          <w:r>
            <w:rPr>
              <w:rFonts w:cs="Arial" w:ascii="Arial" w:hAnsi="Arial"/>
            </w:rPr>
          </w:r>
        </w:sdtContent>
      </w:sdt>
      <w:r>
        <w:rPr>
          <w:rFonts w:cs="Arial" w:ascii="Arial" w:hAnsi="Arial"/>
        </w:rPr>
        <w:t>. To this end, the microbiome is recently considered as one hallmark of cancer</w:t>
      </w:r>
      <w:sdt>
        <w:sdtPr>
          <w:placeholder>
            <w:docPart w:val="DefaultPlaceholder_-1854013440"/>
          </w:placeholder>
          <w:alias w:val="To edit, see citavi.com/edit"/>
          <w:tag w:val="CitaviPlaceholder#3fa768a6-e3ff-41bd-a2b8-5025abd404fc"/>
          <w:id w:val="-5843738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x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yOFQyMTo0ODozMyIsIlByb2plY3QiOnsiJHJlZiI6IjgifX0sIlVzZU51bWJlcmluZ1R5cGVPZlBhcmVudERvY3VtZW50IjpmYWxzZX1dLCJGb3JtYXR0ZWRUZXh0Ijp7IiRpZCI6IjE2IiwiQ291bnQiOjEsIlRleHRVbml0cyI6W3siJGlkIjoiMTciLCJGb250U3R5bGUiOnsiJGlkIjoiMTgiLCJTdXBlcnNjcmlwdCI6dHJ1ZX0sIlJlYWRpbmdPcmRlciI6MSwiVGV4dCI6IjIifV19LCJUYWciOiJDaXRhdmlQbGFjZWhvbGRlciMzZmE3NjhhNi1lM2ZmLTQxYmQtYTJiOC01MDI1YWJkNDA0ZmMiLCJUZXh0IjoiM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w:t>
          </w:r>
          <w:r>
            <w:rPr>
              <w:rFonts w:cs="Arial" w:ascii="Arial" w:hAnsi="Arial"/>
            </w:rPr>
          </w:r>
          <w:r>
            <w:rPr>
              <w:rFonts w:cs="Arial" w:ascii="Arial" w:hAnsi="Arial"/>
            </w:rPr>
            <w:fldChar w:fldCharType="end"/>
          </w:r>
          <w:r>
            <w:rPr>
              <w:rFonts w:cs="Arial" w:ascii="Arial" w:hAnsi="Arial"/>
            </w:rPr>
          </w:r>
        </w:sdtContent>
      </w:sdt>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w:t>
      </w:r>
      <w:sdt>
        <w:sdtPr>
          <w:placeholder>
            <w:docPart w:val="DefaultPlaceholder_-1854013440"/>
          </w:placeholder>
          <w:alias w:val="To edit, see citavi.com/edit"/>
          <w:tag w:val="CitaviPlaceholder#a7806ad7-ecd4-4e91-a6bd-1a2f30c55cfc"/>
          <w:id w:val="115996408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x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yOVQyMDowODoxMi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S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I5VDIwOjA4OjEy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SwiUmFuZ2VMZW5ndGgiOjI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yOVQyMDowODoxMiIsIlByb2plY3QiOnsiJHJlZiI6IjgifX0sIlVzZU51bWJlcmluZ1R5cGVPZlBhcmVudERvY3VtZW50IjpmYWxzZX1dLCJGb3JtYXR0ZWRUZXh0Ijp7IiRpZCI6IjE1MSIsIkNvdW50IjoxLCJUZXh0VW5pdHMiOlt7IiRpZCI6IjE1MiIsIkZvbnRTdHlsZSI6eyIkaWQiOiIxNTMiLCJTdXBlcnNjcmlwdCI6dHJ1ZX0sIlJlYWRpbmdPcmRlciI6MSwiVGV4dCI6IjPigJM1In1dfSwiVGFnIjoiQ2l0YXZpUGxhY2Vob2xkZXIjYTc4MDZhZDctZWNkNC00ZTkxLWE2YmQtMWEyZjMwYzU1Y2ZjIiwiVGV4dCI6IjPigJM1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w:t>
          </w:r>
          <w:r>
            <w:rPr>
              <w:rFonts w:cs="Arial" w:ascii="Arial" w:hAnsi="Arial"/>
            </w:rPr>
          </w:r>
          <w:r>
            <w:rPr>
              <w:rFonts w:cs="Arial" w:ascii="Arial" w:hAnsi="Arial"/>
            </w:rPr>
            <w:fldChar w:fldCharType="end"/>
          </w:r>
          <w:r>
            <w:rPr>
              <w:rFonts w:cs="Arial" w:ascii="Arial" w:hAnsi="Arial"/>
            </w:rPr>
          </w:r>
        </w:sdtContent>
      </w:sdt>
      <w:r>
        <w:rPr>
          <w:rFonts w:cs="Arial" w:ascii="Arial" w:hAnsi="Arial"/>
        </w:rPr>
        <w:t>.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DNA from reagents, laboratory surfaces, and laboratory personnel (LP) can overwhelm endogenous taxa</w:t>
      </w:r>
      <w:sdt>
        <w:sdtPr>
          <w:placeholder>
            <w:docPart w:val="DefaultPlaceholder_-1854013440"/>
          </w:placeholder>
          <w:alias w:val="To edit, see citavi.com/edit"/>
          <w:tag w:val="CitaviPlaceholder#4295744a-4e55-40b9-a117-9326db16d9ca"/>
          <w:id w:val="136370735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FQyMTo0OTo0MC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0Mjk1NzQ0YS00ZTU1LTQwYjktYTExNy05MzI2ZGIxNmQ5Y2E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w:t>
      </w:r>
      <w:sdt>
        <w:sdtPr>
          <w:placeholder>
            <w:docPart w:val="DefaultPlaceholder_-1854013440"/>
          </w:placeholder>
          <w:alias w:val="To edit, see citavi.com/edit"/>
          <w:tag w:val="CitaviPlaceholder#be8b7bda-5696-4f41-854e-9ff242d1ef7d"/>
          <w:id w:val="-18573362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U3RhcnQiOjE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I5VDIwOjA4OjEy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Uxlbmd0aCI6MS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jlUMjA6MDg6MTI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MsIlJhbmdlTGVuZ3RoIjoy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jlUMjA6MDg6MTIiLCJQcm9qZWN0Ijp7IiRyZWYiOiI4In19LCJVc2VOdW1iZXJpbmdUeXBlT2ZQYXJlbnREb2N1bWVudCI6ZmFsc2V9XSwiRm9ybWF0dGVkVGV4dCI6eyIkaWQiOiIxMjMiLCJDb3VudCI6MSwiVGV4dFVuaXRzIjpbeyIkaWQiOiIxMjQiLCJGb250U3R5bGUiOnsiJGlkIjoiMTI1IiwiU3VwZXJzY3JpcHQiOnRydWV9LCJSZWFkaW5nT3JkZXIiOjEsIlRleHQiOiIzLDUsNyJ9XX0sIlRhZyI6IkNpdGF2aVBsYWNlaG9sZGVyI2JlOGI3YmRhLTU2OTYtNGY0MS04NTRlLTlmZjI0MmQxZWY3ZCIsIlRleHQiOiIzLDUsNy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3,5,7</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bookmarkStart w:id="1" w:name="introduction"/>
      <w:r>
        <w:rPr>
          <w:rFonts w:cs="Arial" w:ascii="Arial" w:hAnsi="Arial"/>
        </w:rPr>
        <w:t>Several computational decontamination approaches have been proposed to address the contamination problem, including Decontam</w:t>
      </w:r>
      <w:sdt>
        <w:sdtPr>
          <w:placeholder>
            <w:docPart w:val="DefaultPlaceholder_-1854013440"/>
          </w:placeholder>
          <w:alias w:val="To edit, see citavi.com/edit"/>
          <w:tag w:val="CitaviPlaceholder#05454ab6-89b8-478e-afad-e42f5cbb337f"/>
          <w:id w:val="-125905639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x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I4VDIxOjUxOjEwIiwiUHJvamVjdCI6eyIkcmVmIjoiOCJ9fSwiVXNlTnVtYmVyaW5nVHlwZU9mUGFyZW50RG9jdW1lbnQiOmZhbHNlfV0sIkZvcm1hdHRlZFRleHQiOnsiJGlkIjoiMjUiLCJDb3VudCI6MSwiVGV4dFVuaXRzIjpbeyIkaWQiOiIyNiIsIkZvbnRTdHlsZSI6eyIkaWQiOiIyNyIsIlN1cGVyc2NyaXB0Ijp0cnVlfSwiUmVhZGluZ09yZGVyIjoxLCJUZXh0IjoiOCJ9XX0sIlRhZyI6IkNpdGF2aVBsYWNlaG9sZGVyIzA1NDU0YWI2LTg5YjgtNDc4ZS1hZmFkLWU0MmY1Y2JiMzM3ZiIsIlRleHQiOiI4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SCRuB</w:t>
      </w:r>
      <w:sdt>
        <w:sdtPr>
          <w:placeholder>
            <w:docPart w:val="DefaultPlaceholder_-1854013440"/>
          </w:placeholder>
          <w:alias w:val="To edit, see citavi.com/edit"/>
          <w:tag w:val="CitaviPlaceholder#dfb813fe-38a8-4fbe-a46d-39ac5795ec5b"/>
          <w:id w:val="73244096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x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jhUMjE6NTE6MjQiLCJQcm9qZWN0Ijp7IiRyZWYiOiI4In19LCJVc2VOdW1iZXJpbmdUeXBlT2ZQYXJlbnREb2N1bWVudCI6ZmFsc2V9XSwiRm9ybWF0dGVkVGV4dCI6eyIkaWQiOiIzNCIsIkNvdW50IjoxLCJUZXh0VW5pdHMiOlt7IiRpZCI6IjM1IiwiRm9udFN0eWxlIjp7IiRpZCI6IjM2IiwiU3VwZXJzY3JpcHQiOnRydWV9LCJSZWFkaW5nT3JkZXIiOjEsIlRleHQiOiI5In1dfSwiVGFnIjoiQ2l0YXZpUGxhY2Vob2xkZXIjZGZiODEzZmUtMzhhOC00ZmJlLWE0NmQtMzlhYzU3OTVlYzViIiwiVGV4dCI6Ijk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9</w:t>
          </w:r>
          <w:r>
            <w:rPr>
              <w:rFonts w:cs="Arial" w:ascii="Arial" w:hAnsi="Arial"/>
            </w:rPr>
          </w:r>
          <w:r>
            <w:rPr>
              <w:rFonts w:cs="Arial" w:ascii="Arial" w:hAnsi="Arial"/>
            </w:rPr>
            <w:fldChar w:fldCharType="end"/>
          </w:r>
          <w:r>
            <w:rPr>
              <w:rFonts w:cs="Arial" w:ascii="Arial" w:hAnsi="Arial"/>
            </w:rPr>
          </w:r>
        </w:sdtContent>
      </w:sdt>
      <w:r>
        <w:rPr>
          <w:rFonts w:cs="Arial" w:ascii="Arial" w:hAnsi="Arial"/>
        </w:rPr>
        <w:t>, and the strategy employed by Nejman et al. (Nj)</w:t>
      </w:r>
      <w:sdt>
        <w:sdtPr>
          <w:placeholder>
            <w:docPart w:val="DefaultPlaceholder_-1854013440"/>
          </w:placeholder>
          <w:alias w:val="To edit, see citavi.com/edit"/>
          <w:tag w:val="CitaviPlaceholder#8d72d402-9ca4-4596-90e1-87a7cb83013c"/>
          <w:id w:val="9224596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FQyMTo0OTo0MC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4ZDcyZDQwMi05Y2E0LTQ1OTYtOTBlMS04N2E3Y2I4MzAxM2M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w:t>
      </w:r>
      <w:r>
        <w:rPr>
          <w:rFonts w:cs="Arial" w:ascii="Arial" w:hAnsi="Arial"/>
        </w:rPr>
        <w:t>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validate findings using inter-replicate Aitchison distances. By applying whole 16S rRNA gene sequencing with the Oxford Nanopore Technologies (ONT) platform we are able to perform microbial analysis on species level</w:t>
      </w:r>
      <w:sdt>
        <w:sdtPr>
          <w:placeholder>
            <w:docPart w:val="DefaultPlaceholder_-1854013440"/>
          </w:placeholder>
          <w:alias w:val="To edit, see citavi.com/edit"/>
          <w:tag w:val="CitaviPlaceholder#6f0e4fbd-0777-48d0-b130-bb89f9e47724"/>
          <w:id w:val="17438304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y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yOVQyMDowODoxMi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iwiUmFuZ2VMZW5ndGgiOjM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I5VDIwOjA4OjEyIiwiUHJvamVjdCI6eyIkcmVmIjoiOCJ9fSwiVXNlTnVtYmVyaW5nVHlwZU9mUGFyZW50RG9jdW1lbnQiOmZhbHNlfV0sIkZvcm1hdHRlZFRleHQiOnsiJGlkIjoiNTYiLCJDb3VudCI6MSwiVGV4dFVuaXRzIjpbeyIkaWQiOiI1NyIsIkZvbnRTdHlsZSI6eyIkaWQiOiI1OCIsIlN1cGVyc2NyaXB0Ijp0cnVlfSwiUmVhZGluZ09yZGVyIjoxLCJUZXh0IjoiMTAsMTEifV19LCJUYWciOiJDaXRhdmlQbGFjZWhvbGRlciM2ZjBlNGZiZC0wNzc3LTQ4ZDAtYjEzMC1iYjg5ZjllNDc3MjQiLCJUZXh0IjoiMTAsMTE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10,11</w:t>
          </w:r>
          <w:r>
            <w:rPr>
              <w:rFonts w:cs="Arial" w:ascii="Arial" w:hAnsi="Arial"/>
            </w:rPr>
          </w:r>
          <w:r>
            <w:rPr>
              <w:rFonts w:cs="Arial" w:ascii="Arial" w:hAnsi="Arial"/>
            </w:rPr>
            <w:fldChar w:fldCharType="end"/>
          </w:r>
          <w:r>
            <w:rPr>
              <w:rFonts w:cs="Arial" w:ascii="Arial" w:hAnsi="Arial"/>
            </w:rPr>
          </w:r>
        </w:sdtContent>
      </w:sdt>
      <w:r>
        <w:rPr>
          <w:rFonts w:cs="Arial" w:ascii="Arial" w:hAnsi="Arial"/>
        </w:rPr>
        <w:t>. This work provides practical guidance for microbiome researchers seeking to generate reliable intratumoral microbial profiles from low-biomass PDAC specimen</w:t>
      </w:r>
      <w:bookmarkEnd w:id="1"/>
      <w:r>
        <w:rPr>
          <w:rFonts w:cs="Arial" w:ascii="Arial" w:hAnsi="Arial"/>
        </w:rPr>
        <w:t>s.</w:t>
      </w:r>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1. A longitudinal contaminant survey reveals a lab-specific contamination profile</w:t>
      </w:r>
    </w:p>
    <w:p>
      <w:pPr>
        <w:pStyle w:val="Heading4"/>
        <w:spacing w:lineRule="auto" w:line="480"/>
        <w:jc w:val="both"/>
        <w:rPr>
          <w:rFonts w:ascii="Arial" w:hAnsi="Arial" w:cs="Arial"/>
        </w:rPr>
      </w:pPr>
      <w:r>
        <w:rPr>
          <w:rFonts w:cs="Arial" w:ascii="Arial" w:hAnsi="Arial"/>
        </w:rPr>
        <w:t xml:space="preserve">1.1 Different negative control types harbor distinct contaminant profiles </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337 NCT samples at each stage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Pr>
          <w:rFonts w:cs="Cambria Math" w:ascii="Cambria Math" w:hAnsi="Cambria Math"/>
        </w:rPr>
        <w:t>⁻</w:t>
      </w:r>
      <w:r>
        <w:rPr>
          <w:rFonts w:cs="Arial" w:ascii="Arial" w:hAnsi="Arial"/>
        </w:rPr>
        <w:t>⁶ across all samples, corresponding to 18 reads in our dataset. After filtering, 262 NCT samples remained: 167 buffer controls, 75 paraffin controls, and 20 PCR controls, encompassing 3,073 taxa. These controls were accumulated between 2021 and 2025 (</w:t>
      </w:r>
      <w:r>
        <w:rPr>
          <w:rFonts w:cs="Arial" w:ascii="Arial" w:hAnsi="Arial"/>
          <w:lang w:val="en-GB"/>
        </w:rPr>
        <w:t>Supplementary t</w:t>
      </w:r>
      <w:r>
        <w:rPr>
          <w:rFonts w:cs="Arial" w:ascii="Arial" w:hAnsi="Arial"/>
        </w:rPr>
        <w:t>able S1). Relevant batch covariates include processing laboratory personnel (LP), season and year (Figure</w:t>
      </w:r>
      <w:bookmarkEnd w:id="3"/>
      <w:r>
        <w:rPr>
          <w:rFonts w:cs="Arial" w:ascii="Arial" w:hAnsi="Arial"/>
        </w:rPr>
        <w:t xml:space="preserve"> 1A).</w:t>
      </w:r>
    </w:p>
    <w:p>
      <w:pPr>
        <w:pStyle w:val="BodyText"/>
        <w:spacing w:lineRule="auto" w:line="480"/>
        <w:jc w:val="both"/>
        <w:rPr>
          <w:rFonts w:ascii="Arial" w:hAnsi="Arial" w:cs="Arial"/>
        </w:rPr>
      </w:pPr>
      <w:r>
        <w:rPr>
          <w:rFonts w:cs="Arial" w:ascii="Arial" w:hAnsi="Arial"/>
        </w:rPr>
        <w:t xml:space="preserve">According to α diversity, there is no significant differences regarding the Shannon index among different control types, suggesting evenness distributed of taxa play little role among control types. Notably, the number of observed species vary significantly among control types (Figure 1B, </w:t>
      </w:r>
      <w:r>
        <w:rPr>
          <w:rFonts w:cs="Arial" w:ascii="Arial" w:hAnsi="Arial"/>
          <w:bCs/>
        </w:rPr>
        <w:t>supplementary table S2</w:t>
      </w:r>
      <w:r>
        <w:rPr>
          <w:rFonts w:cs="Arial" w:ascii="Arial" w:hAnsi="Arial"/>
        </w:rPr>
        <w:t>). Specifically, the number of distinct observed species in PCR control is the lowest among three. Moreover, the number of taxa in paraffin control significantly exceed ones from buffer controls</w:t>
      </w:r>
      <w:ins w:id="0" w:author="Linh Dang" w:date="2026-07-30T19:52:29Z">
        <w:r>
          <w:rPr>
            <w:rFonts w:cs="Arial" w:ascii="Arial" w:hAnsi="Arial"/>
          </w:rPr>
          <w:t xml:space="preserve">, </w:t>
        </w:r>
      </w:ins>
      <w:ins w:id="1" w:author="Linh Dang" w:date="2026-07-30T19:52:29Z">
        <w:r>
          <w:rPr>
            <w:rFonts w:cs="Arial" w:ascii="Arial" w:hAnsi="Arial"/>
          </w:rPr>
          <w:t>after adjusting other covariates such as LP, year, and season</w:t>
        </w:r>
      </w:ins>
      <w:r>
        <w:rPr>
          <w:rFonts w:cs="Arial" w:ascii="Arial" w:hAnsi="Arial"/>
        </w:rPr>
        <w:t>. Indeed, a blank paraffin negative control was processed by first scraping paraffin into lysis buffer for DNA extraction, followed by the inclusion of the extracted material in sterile water for subsequent PCR amplification. This sequential workflow (Figure 1A) is consistent with the observed contamination pattern, where paraffin controls harbored the highest number of environmental taxa, followed by DNA extraction buffer and PCR controls. All analyses are conducted via generalized linear model with respect to control types, after adjusting the effect of LP, year and season. Furthermore, β diversity reveals that NCT samples are significantly clustering with respect to control types (Figure 1C and supplementary table S3). Moreover, NCT samples are also heavily grouped with respect to LP, year, and season of processing. Indeed, the distance-based redundancy variation is mostly explain by LP (R</w:t>
      </w:r>
      <w:r>
        <w:rPr>
          <w:rFonts w:cs="Arial" w:ascii="Arial" w:hAnsi="Arial"/>
          <w:vertAlign w:val="superscript"/>
        </w:rPr>
        <w:t>2</w:t>
      </w:r>
      <w:r>
        <w:rPr>
          <w:rFonts w:cs="Arial" w:ascii="Arial" w:hAnsi="Arial"/>
        </w:rPr>
        <w:t>=15%), following by year (R</w:t>
      </w:r>
      <w:r>
        <w:rPr>
          <w:rFonts w:cs="Arial" w:ascii="Arial" w:hAnsi="Arial"/>
          <w:vertAlign w:val="superscript"/>
        </w:rPr>
        <w:t>2</w:t>
      </w:r>
      <w:r>
        <w:rPr>
          <w:rFonts w:cs="Arial" w:ascii="Arial" w:hAnsi="Arial"/>
        </w:rPr>
        <w:t>=7%) and season (R</w:t>
      </w:r>
      <w:r>
        <w:rPr>
          <w:rFonts w:cs="Arial" w:ascii="Arial" w:hAnsi="Arial"/>
          <w:vertAlign w:val="superscript"/>
        </w:rPr>
        <w:t>2</w:t>
      </w:r>
      <w:r>
        <w:rPr>
          <w:rFonts w:cs="Arial" w:ascii="Arial" w:hAnsi="Arial"/>
        </w:rPr>
        <w:t>=6%), and last by control type with R</w:t>
      </w:r>
      <w:r>
        <w:rPr>
          <w:rFonts w:cs="Arial" w:ascii="Arial" w:hAnsi="Arial"/>
          <w:vertAlign w:val="superscript"/>
        </w:rPr>
        <w:t>2</w:t>
      </w:r>
      <w:r>
        <w:rPr>
          <w:rFonts w:cs="Arial" w:ascii="Arial" w:hAnsi="Arial"/>
        </w:rPr>
        <w:t xml:space="preserve">=2% (supplementary table S3). </w:t>
      </w:r>
    </w:p>
    <w:p>
      <w:pPr>
        <w:pStyle w:val="Heading4"/>
        <w:spacing w:lineRule="auto" w:line="480"/>
        <w:jc w:val="both"/>
        <w:rPr>
          <w:rFonts w:ascii="Arial" w:hAnsi="Arial" w:cs="Arial"/>
        </w:rPr>
      </w:pPr>
      <w:r>
        <w:rPr>
          <w:rFonts w:cs="Arial" w:ascii="Arial" w:hAnsi="Arial"/>
        </w:rPr>
        <w:t>1.2 Many environmental taxa are found in NCTs, at varying abundance</w:t>
      </w:r>
    </w:p>
    <w:p>
      <w:pPr>
        <w:pStyle w:val="BodyText"/>
        <w:spacing w:lineRule="auto" w:line="480"/>
        <w:jc w:val="both"/>
        <w:rPr>
          <w:rFonts w:ascii="Arial" w:hAnsi="Arial" w:cs="Arial"/>
        </w:rPr>
      </w:pPr>
      <w:r>
        <w:rPr>
          <w:rFonts w:cs="Arial" w:ascii="Arial" w:hAnsi="Arial"/>
        </w:rPr>
        <w:t xml:space="preserve">Overall, the NCT samples contained </w:t>
      </w:r>
      <w:r>
        <w:rPr>
          <w:rStyle w:val="Strong"/>
          <w:rFonts w:cs="Arial" w:ascii="Arial" w:hAnsi="Arial"/>
          <w:b w:val="false"/>
          <w:bCs w:val="false"/>
        </w:rPr>
        <w:t>856 unique genera</w:t>
      </w:r>
      <w:r>
        <w:rPr>
          <w:rFonts w:cs="Arial" w:ascii="Arial" w:hAnsi="Arial"/>
        </w:rPr>
        <w:t xml:space="preserve">, although the community was highly skewed, with the eight most abundant genera accounting for approximately two-thirds of all sequencing reads. These dominant genera included </w:t>
      </w:r>
      <w:r>
        <w:rPr>
          <w:rStyle w:val="Emphasis"/>
          <w:rFonts w:cs="Arial" w:ascii="Arial" w:hAnsi="Arial"/>
        </w:rPr>
        <w:t>Sphingomonas</w:t>
      </w:r>
      <w:r>
        <w:rPr>
          <w:rFonts w:cs="Arial" w:ascii="Arial" w:hAnsi="Arial"/>
        </w:rPr>
        <w:t xml:space="preserve">, </w:t>
      </w:r>
      <w:r>
        <w:rPr>
          <w:rStyle w:val="Emphasis"/>
          <w:rFonts w:cs="Arial" w:ascii="Arial" w:hAnsi="Arial"/>
        </w:rPr>
        <w:t>Caldibacillus</w:t>
      </w:r>
      <w:r>
        <w:rPr>
          <w:rFonts w:cs="Arial" w:ascii="Arial" w:hAnsi="Arial"/>
        </w:rPr>
        <w:t xml:space="preserve">, and </w:t>
      </w:r>
      <w:r>
        <w:rPr>
          <w:rStyle w:val="Emphasis"/>
          <w:rFonts w:cs="Arial" w:ascii="Arial" w:hAnsi="Arial"/>
        </w:rPr>
        <w:t>Streptococcus</w:t>
      </w:r>
      <w:r>
        <w:rPr>
          <w:rFonts w:cs="Arial" w:ascii="Arial" w:hAnsi="Arial"/>
        </w:rPr>
        <w:t xml:space="preserve"> (Supplementary Table S4). In total </w:t>
      </w:r>
      <w:r>
        <w:rPr>
          <w:rStyle w:val="Strong"/>
          <w:rFonts w:cs="Arial" w:ascii="Arial" w:hAnsi="Arial"/>
          <w:b w:val="false"/>
          <w:bCs w:val="false"/>
        </w:rPr>
        <w:t xml:space="preserve">3,073 </w:t>
      </w:r>
      <w:r>
        <w:rPr>
          <w:rFonts w:cs="Arial" w:ascii="Arial" w:hAnsi="Arial"/>
        </w:rPr>
        <w:t xml:space="preserve">species were detected across all NCT. However, only </w:t>
      </w:r>
      <w:r>
        <w:rPr>
          <w:rStyle w:val="Strong"/>
          <w:rFonts w:cs="Arial" w:ascii="Arial" w:hAnsi="Arial"/>
          <w:b w:val="false"/>
          <w:bCs w:val="false"/>
        </w:rPr>
        <w:t>110 species</w:t>
      </w:r>
      <w:r>
        <w:rPr>
          <w:rFonts w:cs="Arial" w:ascii="Arial" w:hAnsi="Arial"/>
        </w:rPr>
        <w:t xml:space="preserve"> reached a relative abundance of ≥0.1%, with a median prevalence of </w:t>
      </w:r>
      <w:r>
        <w:rPr>
          <w:rStyle w:val="Strong"/>
          <w:rFonts w:cs="Arial" w:ascii="Arial" w:hAnsi="Arial"/>
          <w:b w:val="false"/>
          <w:bCs w:val="false"/>
        </w:rPr>
        <w:t>69 out of 262 samples (Supplementary table S5).</w:t>
      </w:r>
      <w:r>
        <w:rPr>
          <w:rFonts w:cs="Arial" w:ascii="Arial" w:hAnsi="Arial"/>
        </w:rPr>
        <w:t xml:space="preserve"> Next, to explore the biological origin of these bacteria, we focused on dominant genera in our NCT sample set and revealed a mixture of well characterized environmental microbes and human commensals (Figure 1D). For example, </w:t>
      </w:r>
      <w:r>
        <w:rPr>
          <w:rFonts w:cs="Arial" w:ascii="Arial" w:hAnsi="Arial"/>
          <w:i/>
          <w:iCs/>
        </w:rPr>
        <w:t>Sphingomonas</w:t>
      </w:r>
      <w:r>
        <w:rPr>
          <w:rFonts w:cs="Arial" w:ascii="Arial" w:hAnsi="Arial"/>
        </w:rPr>
        <w:t>, a ubiquitous environmental genus frequently detected in hospital and laboratory environments, was among the most abundant taxa in nearly all negative controls . In contrast, genera considered as normal flora from the oral cavity</w:t>
      </w:r>
      <w:sdt>
        <w:sdtPr>
          <w:placeholder>
            <w:docPart w:val="DefaultPlaceholder_-1854013440"/>
          </w:placeholder>
          <w:alias w:val="To edit, see citavi.com/edit"/>
          <w:tag w:val="CitaviPlaceholder#b03102fe-d83a-4674-b0a4-ef19990042cd"/>
          <w:id w:val="987980355"/>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y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mw1N2s3aWxzYXRrb3B3azVjamgxaGRyZTR5ZzBucDh0aW0iLCJDcmVhdGVkT24iOiIyMDI2LTA3LTI4VDE5OjU2OjU1WiIsIk1vZGlmaWVkQnkiOiJybDU3azdpbHNhdGtvcHdrNWNqaDFoZHJlNHlnMG5wOHRpbSIsIklkIjoiNGM2NDdkNWEtOGU2Zi00Nzc3LWFjYzUtNDhlZjNlZjhkMGQyIiwiTW9kaWZpZWRPbiI6IjIwMjYtMDctMjhUMTk6NTY6NTVa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TAuMTAzOC9zNDEzNjgtMDIyLTAwMTYzLTciLCJVcmlTdHJpbmciOiJodHRwczovL2RvaS5vcmcvMTAuMTAzOC9zNDEzNjgtMDIyLTAwMTYzLTc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ybDU3azdpbHNhdGtvcHdrNWNqaDFoZHJlNHlnMG5wOHRpbSIsIkNyZWF0ZWRPbiI6IjIwMjYtMDctMjhUMTk6NTY6NTVaIiwiTW9kaWZpZWRCeSI6InJsNTdrN2lsc2F0a29wd2s1Y2poMWhkcmU0eWcwbnA4dGltIiwiSWQiOiIwZmJkMzhhOS0xZTMzLTQ2ZWItOWZiZi00MWRiNmE4MjAyMDMiLCJNb2RpZmllZE9uIjoiMjAyNi0wNy0yOFQxOTo1Njo1NVoiLCJQcm9qZWN0Ijp7IiRyZWYiOiI4In19LHsiJGlkIjoiMjIiLCIkdHlwZSI6IlN3aXNzQWNhZGVtaWMuQ2l0YXZpLkxvY2F0aW9uLCBTd2lzc0FjYWRlbWljLkNpdGF2aSIsIkFkZHJlc3MiOnsiJGlkIjoiMjM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12</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Veillonella</w:t>
      </w:r>
      <w:r>
        <w:rPr>
          <w:rFonts w:cs="Arial" w:ascii="Arial" w:hAnsi="Arial"/>
        </w:rPr>
        <w:t xml:space="preserve">, were high prevalent and less abundant in the NCTs suggesting an introduction of contamination by the LPs. This coexistence of environmental and human commensal taxa in negative controls requires a need for nuanced decontamination strategies, since an indiscriminate removal of all NCT-associated taxa risks eliminating clinically relevant tumor microbiome signals. Together, our assessment of longitudinally assessed NCT shows a clear impact of a batch effect explained by type of negative control, time of processing and LP. </w:t>
      </w:r>
    </w:p>
    <w:p>
      <w:pPr>
        <w:pStyle w:val="Heading3"/>
        <w:spacing w:lineRule="auto" w:line="480"/>
        <w:jc w:val="both"/>
        <w:rPr>
          <w:rFonts w:ascii="Arial" w:hAnsi="Arial" w:cs="Arial"/>
        </w:rPr>
      </w:pPr>
      <w:r>
        <w:rPr>
          <w:rFonts w:cs="Arial" w:ascii="Arial" w:hAnsi="Arial"/>
        </w:rPr>
        <w:t>2. Technician Influences Microbiome More Than Processing Environment</w:t>
      </w:r>
    </w:p>
    <w:p>
      <w:pPr>
        <w:pStyle w:val="FirstParagraph"/>
        <w:spacing w:lineRule="auto" w:line="480"/>
        <w:jc w:val="both"/>
        <w:rPr>
          <w:rFonts w:ascii="Arial" w:hAnsi="Arial" w:cs="Arial"/>
          <w:color w:val="000000"/>
        </w:rPr>
      </w:pPr>
      <w:r>
        <w:rPr>
          <w:rFonts w:cs="Arial" w:ascii="Arial" w:hAnsi="Arial"/>
        </w:rPr>
        <w:t xml:space="preserve">As we discovered highly prevalent and abundant oral microbiota in our NCT samples and identified LP as major contributor of overall variance in the db-RDA, we further explored the possible batch effect that is introduced by the LP that processed the samples. To this end, two LPs performed DNA extraction, library preparation and sequencing of four sterile water samples, which were equally distributed. The experiment was repeated twice in different environments. First, one LP processed samples in a low-germ environment and the other one under standard condition. For the repeated sample LPs switched processing environment (Figure 2A). Notably, α diversity analysis revealed no significant difference with respect to environmental condition (Observed species: IRR = 0.97, p = 0.584, Shannon index: β = 0.95, p = 0.363, Supplementary Figure S1, Supplementary table S6), but a clear distinction between LPs was observed (Observed species: IRR = 1.32, p &lt; 0.001***, Shannon index: β = 1.74, p &lt; 0.001***, Figure 2B and Supplementary table S6). In line with this results, β diversity conducted under wrench normalization and Bray-Curtis distance revealed significant clustering by LPs identity (p-value = 0.01*), with no significant effect of processing environments (Fig. 2C, p-value = 0.25, Supplementary Table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Pr>
          <w:rStyle w:val="Emphasis"/>
          <w:rFonts w:cs="Arial" w:ascii="Arial" w:hAnsi="Arial"/>
          <w:i w:val="false"/>
        </w:rPr>
        <w:t>R</w:t>
      </w:r>
      <w:r>
        <w:rPr>
          <w:rStyle w:val="Emphasis"/>
          <w:rFonts w:cs="Arial" w:ascii="Arial" w:hAnsi="Arial"/>
          <w:i w:val="false"/>
          <w:vertAlign w:val="superscript"/>
        </w:rPr>
        <w:t>2</w:t>
      </w:r>
      <w:r>
        <w:rPr>
          <w:rFonts w:cs="Arial" w:ascii="Arial" w:hAnsi="Arial"/>
        </w:rPr>
        <w:t xml:space="preserve"> values indicate that LP accounts for a substantial 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 indicating a comparatively minor effect on microbial community structure (Supplementary Table S7) Overall, this indicates that while LP-derived contamination is more dominant, with substantially bigger R</w:t>
      </w:r>
      <w:r>
        <w:rPr>
          <w:rFonts w:cs="Arial" w:ascii="Arial" w:hAnsi="Arial"/>
          <w:vertAlign w:val="superscript"/>
        </w:rPr>
        <w:t>2</w:t>
      </w:r>
      <w:r>
        <w:rPr>
          <w:rFonts w:cs="Arial" w:ascii="Arial" w:hAnsi="Arial"/>
        </w:rPr>
        <w:t xml:space="preserve"> value, environmental setting could contribute an independent, detectable signal.</w:t>
      </w:r>
    </w:p>
    <w:p>
      <w:pPr>
        <w:pStyle w:val="Normal"/>
        <w:rPr>
          <w:rFonts w:ascii="Arial" w:hAnsi="Arial" w:cs="Arial"/>
        </w:rPr>
      </w:pPr>
      <w:r>
        <w:rPr>
          <w:rFonts w:cs="Arial" w:ascii="Arial" w:hAnsi="Arial"/>
        </w:rPr>
      </w:r>
    </w:p>
    <w:p>
      <w:pPr>
        <w:pStyle w:val="Heading3"/>
        <w:spacing w:lineRule="auto" w:line="480"/>
        <w:jc w:val="both"/>
        <w:rPr>
          <w:rFonts w:ascii="Arial" w:hAnsi="Arial" w:cs="Arial"/>
        </w:rPr>
      </w:pPr>
      <w:r>
        <w:rPr>
          <w:rFonts w:cs="Arial" w:ascii="Arial" w:hAnsi="Arial"/>
        </w:rPr>
        <w:t>3. A multi-layer statistical testing approach reliably removes contaminants</w:t>
      </w:r>
    </w:p>
    <w:p>
      <w:pPr>
        <w:pStyle w:val="FirstParagraph"/>
        <w:spacing w:lineRule="auto" w:line="480"/>
        <w:jc w:val="both"/>
        <w:rPr>
          <w:rFonts w:ascii="Arial" w:hAnsi="Arial" w:cs="Arial"/>
        </w:rPr>
      </w:pPr>
      <w:r>
        <w:rPr>
          <w:rFonts w:cs="Arial" w:ascii="Arial" w:hAnsi="Arial"/>
        </w:rPr>
        <w:t xml:space="preserve">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R package, SCRuB, and multi-layer statistical testing approach such as Nj to the 16S rRNA gene profiles of 18 fresh frozen (FF) PDAC samples from KPC mice (Figure 3A). </w:t>
      </w:r>
    </w:p>
    <w:p>
      <w:pPr>
        <w:pStyle w:val="Heading4"/>
        <w:rPr>
          <w:rFonts w:ascii="Arial" w:hAnsi="Arial" w:cs="Arial"/>
        </w:rPr>
      </w:pPr>
      <w:r>
        <w:rPr>
          <w:rFonts w:cs="Arial" w:ascii="Arial" w:hAnsi="Arial"/>
        </w:rPr>
        <w:t>3.1 Assessment Using Longitudinal Negative Control Survey</w:t>
      </w:r>
    </w:p>
    <w:p>
      <w:pPr>
        <w:pStyle w:val="BodyText"/>
        <w:spacing w:lineRule="auto" w:line="480"/>
        <w:jc w:val="both"/>
        <w:rPr>
          <w:rFonts w:ascii="Arial" w:hAnsi="Arial" w:cs="Arial"/>
        </w:rPr>
      </w:pPr>
      <w:r>
        <w:rPr>
          <w:rFonts w:cs="Arial" w:ascii="Arial" w:hAnsi="Arial"/>
        </w:rPr>
        <w:t xml:space="preserve">In the first approach, we leverage the longitudinal contamination survey described above as a lab-specific contamination background (CB) for the assessment. Specifically, a bacterial profile, before (non-decontaminated samples, ND) or after a certain decontamination, along with CB will be used to calculate a corresponding composite score which simultaneously rewards the removal of contaminant species in CB while prevents the excessive removal of the true taxa (Methods). </w:t>
      </w:r>
    </w:p>
    <w:p>
      <w:pPr>
        <w:pStyle w:val="BodyText"/>
        <w:spacing w:lineRule="auto" w:line="480"/>
        <w:jc w:val="both"/>
        <w:rPr>
          <w:rFonts w:ascii="Arial" w:hAnsi="Arial" w:cs="Arial"/>
        </w:rPr>
      </w:pPr>
      <w:r>
        <w:rPr>
          <w:rFonts w:cs="Arial" w:ascii="Arial" w:hAnsi="Arial"/>
        </w:rPr>
        <w:t xml:space="preserve">The Nj method achieved the highest composite score, significantly outperforming all alternatives on species level (Figure 3B, Supplemental Table S8). ND data scored lower than Nj and restrictive method, on the same level with decontam method. Interestingly, the composite score from SCRuB is the smallest, even significantly smaller than ND. </w:t>
      </w:r>
    </w:p>
    <w:p>
      <w:pPr>
        <w:pStyle w:val="Heading4"/>
        <w:rPr>
          <w:rFonts w:ascii="Arial" w:hAnsi="Arial" w:cs="Arial"/>
        </w:rPr>
      </w:pPr>
      <w:r>
        <w:rPr>
          <w:rFonts w:cs="Arial" w:ascii="Arial" w:hAnsi="Arial"/>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we re-sequenced ten fresh frozen PDAC samples from KPC mice more than two years after initial sequencing from a different LP as technical replicates.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 xml:space="preserve">Inter-replicate dissimilarity was quantified using Aitchison distance of centered-log ratio transformed data, with pairwise comparisons assessed by paired Wilcoxon signed-rank test on species level. The Nj method obtained the smallest inter-replicate distances, indicating superior within sample consistency (Figure 3C, Supplementary Table S9). Consistently, inter-replicate among ND samples showed the highest scores, indicating suspected batch effect. </w:t>
      </w:r>
    </w:p>
    <w:p>
      <w:pPr>
        <w:pStyle w:val="BodyText"/>
        <w:spacing w:lineRule="auto" w:line="480"/>
        <w:jc w:val="both"/>
        <w:rPr>
          <w:rFonts w:ascii="Arial" w:hAnsi="Arial" w:cs="Arial"/>
        </w:rPr>
      </w:pPr>
      <w:r>
        <w:rPr>
          <w:rFonts w:cs="Arial" w:ascii="Arial" w:hAnsi="Arial"/>
        </w:rPr>
        <w:t>We also validated the results with other distance metric such as unweighted Jaccard result on species level in similar pattern (Supplementary Figures S2).</w:t>
      </w:r>
    </w:p>
    <w:p>
      <w:pPr>
        <w:pStyle w:val="BodyText"/>
        <w:spacing w:lineRule="auto" w:line="480"/>
        <w:jc w:val="both"/>
        <w:rPr>
          <w:rFonts w:ascii="Arial" w:hAnsi="Arial" w:cs="Arial"/>
        </w:rPr>
      </w:pPr>
      <w:r>
        <w:rPr>
          <w:rFonts w:cs="Arial" w:ascii="Arial" w:hAnsi="Arial"/>
        </w:rPr>
        <w:t>Furthermore, compositional overlap between non-normalized replicas, measured as the fraction of shared taxa out of total detected taxa between two replicates, was also highest for Nj method (Figure 3D). This measurement estimates the robustness of decontamination procedures. Notably, we excluded the extremely rare taxa by applying a prevalence threshold of at least two out of ten and total abundance cutoff of 1*10</w:t>
      </w:r>
      <w:r>
        <w:rPr>
          <w:rFonts w:cs="Arial" w:ascii="Arial" w:hAnsi="Arial"/>
          <w:vertAlign w:val="superscript"/>
        </w:rPr>
        <w:t>-4</w:t>
      </w:r>
      <w:r>
        <w:rPr>
          <w:rFonts w:cs="Arial" w:ascii="Arial" w:hAnsi="Arial"/>
        </w:rPr>
        <w:t>, and we aggregate data into genus rank level. The SCRuB method showed highly variable results, with a few samples exhibiting exceptionally high overlap ratios while the rest were very low. In contrast, the Nj method showed the smallest variation among methods and produced significantly higher overlap ratios than all others. The full pairwise comparisons are available in the supplementary (Supplementary Table S12).</w:t>
      </w:r>
    </w:p>
    <w:p>
      <w:pPr>
        <w:pStyle w:val="Heading4"/>
        <w:rPr>
          <w:rFonts w:ascii="Arial" w:hAnsi="Arial" w:cs="Arial"/>
        </w:rPr>
      </w:pPr>
      <w:r>
        <w:rPr>
          <w:rFonts w:cs="Arial" w:ascii="Arial" w:hAnsi="Arial"/>
        </w:rPr>
        <w:t>3.3 Technical replicates with decontamination method reveals reliable intratumoral bacterial profile in fresh-frozen samples from pancreatic ductal adenocarcinoma</w:t>
      </w:r>
    </w:p>
    <w:p>
      <w:pPr>
        <w:pStyle w:val="BodyText"/>
        <w:spacing w:lineRule="auto" w:line="480"/>
        <w:jc w:val="both"/>
        <w:rPr>
          <w:rFonts w:ascii="Arial" w:hAnsi="Arial" w:cs="Arial"/>
        </w:rPr>
      </w:pPr>
      <w:r>
        <w:rPr>
          <w:rFonts w:cs="Arial" w:ascii="Arial" w:hAnsi="Arial"/>
        </w:rPr>
        <w:t xml:space="preserve">Next, we investigate the actual microbial composition after various decontamination approaches to evaluate the biological origin of respective genera. In the ND profile, samples were dominated by environmental contaminants. </w:t>
      </w:r>
      <w:r>
        <w:rPr>
          <w:rFonts w:cs="Arial" w:ascii="Arial" w:hAnsi="Arial"/>
          <w:i/>
          <w:iCs/>
        </w:rPr>
        <w:t>Sphingomonas</w:t>
      </w:r>
      <w:r>
        <w:rPr>
          <w:rFonts w:cs="Arial" w:ascii="Arial" w:hAnsi="Arial"/>
        </w:rPr>
        <w:t xml:space="preserve"> predominated in the first replicates of several samples, while </w:t>
      </w:r>
      <w:r>
        <w:rPr>
          <w:rFonts w:cs="Arial" w:ascii="Arial" w:hAnsi="Arial"/>
          <w:i/>
          <w:iCs/>
        </w:rPr>
        <w:t>Caldibacillus</w:t>
      </w:r>
      <w:r>
        <w:rPr>
          <w:rFonts w:cs="Arial" w:ascii="Arial" w:hAnsi="Arial"/>
        </w:rPr>
        <w:t xml:space="preserve"> was prominent in the second replicates of others (Figure 3E). Both genera are considered as environmental taxa rather than mammal commensal. These taxa were largely eliminated following decontamination, though performance varied by methods. The decontam method failed to remove </w:t>
      </w:r>
      <w:r>
        <w:rPr>
          <w:rFonts w:cs="Arial" w:ascii="Arial" w:hAnsi="Arial"/>
          <w:i/>
        </w:rPr>
        <w:t>Caldibacillus</w:t>
      </w:r>
      <w:r>
        <w:rPr>
          <w:rFonts w:cs="Arial" w:ascii="Arial" w:hAnsi="Arial"/>
        </w:rPr>
        <w:t xml:space="preserve"> in one replicate, though taking the overlap across replicates substantially reduced its abundance, supporting the use of replicate overlap as a conservative estimate of the true bacterial composition (Figure 3E). A simple taxon-removal strategy based solely on NCT samples, namely the restrictive method, likewise failed to remove contaminants such as </w:t>
      </w:r>
      <w:r>
        <w:rPr>
          <w:rFonts w:cs="Arial" w:ascii="Arial" w:hAnsi="Arial"/>
          <w:i/>
          <w:iCs/>
        </w:rPr>
        <w:t>Cloacibacterium</w:t>
      </w:r>
      <w:r>
        <w:rPr>
          <w:rFonts w:cs="Arial" w:ascii="Arial" w:hAnsi="Arial"/>
        </w:rPr>
        <w:t>. By contrast, Nj and SCRuB yielded similar, more robust compositional profiles.</w:t>
      </w:r>
    </w:p>
    <w:p>
      <w:pPr>
        <w:pStyle w:val="BodyText"/>
        <w:spacing w:lineRule="auto" w:line="480"/>
        <w:jc w:val="both"/>
        <w:rPr>
          <w:rFonts w:ascii="Arial" w:hAnsi="Arial" w:cs="Arial"/>
        </w:rPr>
      </w:pPr>
      <w:r>
        <w:rPr>
          <w:rFonts w:cs="Arial" w:ascii="Arial" w:hAnsi="Arial"/>
        </w:rPr>
        <w:t xml:space="preserve">Following Nj decontamination, the majority of remained bacteria belonged to genera with plausible biological relevance to PDAC, including </w:t>
      </w:r>
      <w:r>
        <w:rPr>
          <w:rFonts w:cs="Arial" w:ascii="Arial" w:hAnsi="Arial"/>
          <w:i/>
          <w:iCs/>
        </w:rPr>
        <w:t>Ligilactobacillus</w:t>
      </w:r>
      <w:r>
        <w:rPr>
          <w:rFonts w:cs="Arial" w:ascii="Arial" w:hAnsi="Arial"/>
        </w:rPr>
        <w:t xml:space="preserve">, </w:t>
      </w:r>
      <w:r>
        <w:rPr>
          <w:rFonts w:cs="Arial" w:ascii="Arial" w:hAnsi="Arial"/>
          <w:i/>
          <w:iCs/>
        </w:rPr>
        <w:t>Escherichia</w:t>
      </w:r>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 xml:space="preserve">Bacteroides, </w:t>
      </w:r>
      <w:r>
        <w:rPr>
          <w:rFonts w:cs="Arial" w:ascii="Arial" w:hAnsi="Arial"/>
        </w:rPr>
        <w:t>common gut commensals, that may migrate directly into the tumor microenvironment, as described in Schorr et al. 2023</w:t>
      </w:r>
      <w:sdt>
        <w:sdtPr>
          <w:placeholder>
            <w:docPart w:val="DefaultPlaceholder_-1854013440"/>
          </w:placeholder>
          <w:alias w:val="To edit, see citavi.com/edit"/>
          <w:tag w:val="CitaviPlaceholder#f222e0b1-78b9-42ce-8967-12245ba52ae0"/>
          <w:id w:val="4481397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y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3LTI4VDIyOjAzOjMxIiwiUHJvamVjdCI6eyIkcmVmIjoiOCJ9fSwiVXNlTnVtYmVyaW5nVHlwZU9mUGFyZW50RG9jdW1lbnQiOmZhbHNlfV0sIkZvcm1hdHRlZFRleHQiOnsiJGlkIjoiMjIiLCJDb3VudCI6MSwiVGV4dFVuaXRzIjpbeyIkaWQiOiIyMyIsIkZvbnRTdHlsZSI6eyIkaWQiOiIyNCIsIlN1cGVyc2NyaXB0Ijp0cnVlfSwiUmVhZGluZ09yZGVyIjoxLCJUZXh0IjoiMTMifV19LCJUYWciOiJDaXRhdmlQbGFjZWhvbGRlciNmMjIyZTBiMS03OGI5LTQyY2UtODk2Ny0xMjI0NWJhNTJhZTAiLCJUZXh0IjoiMTM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13</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Bacteroides</w:t>
      </w:r>
      <w:r>
        <w:rPr>
          <w:rFonts w:cs="Arial" w:ascii="Arial" w:hAnsi="Arial"/>
        </w:rPr>
        <w:t xml:space="preserve"> in particular were consistently detected across replicates, and their relative abundance fluctuated across pancreatic cancer patients.</w:t>
      </w:r>
      <w:bookmarkEnd w:id="2"/>
    </w:p>
    <w:p>
      <w:pPr>
        <w:pStyle w:val="Heading4"/>
        <w:rPr>
          <w:rFonts w:ascii="Arial" w:hAnsi="Arial" w:cs="Arial"/>
        </w:rPr>
      </w:pPr>
      <w:r>
        <w:rPr>
          <w:rFonts w:cs="Arial" w:ascii="Arial" w:hAnsi="Arial"/>
          <w:i w:val="false"/>
          <w:iCs w:val="false"/>
        </w:rPr>
        <w:t xml:space="preserve">4. </w:t>
      </w:r>
      <w:r>
        <w:rPr>
          <w:rFonts w:cs="Arial" w:ascii="Arial" w:hAnsi="Arial"/>
        </w:rPr>
        <w:t>Formalin-Fixed Paraffin-Embedded (FFPE) samples are challenging for intratumoral microbiome studies in low-biomass PDAC</w:t>
      </w:r>
      <w:r>
        <w:rPr>
          <w:rFonts w:cs="Arial" w:ascii="Arial" w:hAnsi="Arial"/>
          <w:i w:val="false"/>
          <w:iCs w:val="false"/>
        </w:rPr>
        <w:t>.</w:t>
      </w:r>
    </w:p>
    <w:p>
      <w:pPr>
        <w:pStyle w:val="BodyText"/>
        <w:spacing w:lineRule="auto" w:line="480"/>
        <w:jc w:val="both"/>
        <w:rPr>
          <w:rFonts w:ascii="Arial" w:hAnsi="Arial" w:cs="Arial"/>
        </w:rPr>
      </w:pPr>
      <w:r>
        <w:rPr>
          <w:rFonts w:cs="Arial" w:ascii="Arial" w:hAnsi="Arial"/>
        </w:rPr>
        <w:t>To further assess the suitability of FFPE samples for intratumoral microbiome profiling, we evaluated whether microbial signals could be reliably restored from extremely low-biomass PDAC samples. Based on the preceding analyses, we considered the microbial profiles obtained from fresh frozen bulk samples after multi-layer decontamination (Nj) combined with technical replicates as the most reliable representation of the underlying intratumoral microbiome. These profiles were therefore used as a reference, or the ground truth, to evaluate the ability of different decontamination approaches to recover authentic microbial signals from FFPE samples.</w:t>
      </w:r>
      <w:ins w:id="2" w:author="Linh Dang" w:date="2026-07-30T19:05:59Z">
        <w:r>
          <w:rPr>
            <w:rFonts w:cs="Arial" w:ascii="Arial" w:hAnsi="Arial"/>
          </w:rPr>
          <w:t>To this end, we examined the concordance of bacterial profiles among paired FFPE samples and two FF technical replicates from 10 PDAC samples in the KPC mice cohort (Figure 4A).</w:t>
        </w:r>
      </w:ins>
    </w:p>
    <w:p>
      <w:pPr>
        <w:pStyle w:val="BodyText"/>
        <w:spacing w:lineRule="auto" w:line="480"/>
        <w:jc w:val="both"/>
        <w:rPr>
          <w:rFonts w:ascii="Arial" w:hAnsi="Arial" w:cs="Arial"/>
          <w:ins w:id="6" w:author="Linh Dang" w:date="2026-07-30T19:43:04Z"/>
        </w:rPr>
      </w:pPr>
      <w:r>
        <w:rPr>
          <w:rFonts w:cs="Arial" w:ascii="Arial" w:hAnsi="Arial"/>
        </w:rPr>
        <w:t xml:space="preserve">For FFPE samples, we compared the original non-decontaminated (ND) profiles with those generated after four decontamination strategies: restrictive filtering, decontam, SCRuB, and Nj. </w:t>
      </w:r>
      <w:ins w:id="3" w:author="Linh Dang" w:date="2026-07-30T19:43:04Z">
        <w:r>
          <w:rPr>
            <w:rFonts w:cs="Arial" w:ascii="Arial" w:hAnsi="Arial"/>
          </w:rPr>
          <w:t xml:space="preserve">Notably, regardless of whether the data were ND or processed by any decontamination method, FFPE samples consistently exhibited significantly lower alpha diversity than the two FF technical replicates, as measured by both the number of observed species and the Shannon diversity index. The two FF technical replicates were highly consistent with each other under most conditions, with the exception of the ND and </w:t>
        </w:r>
      </w:ins>
      <w:ins w:id="4" w:author="Linh Dang" w:date="2026-07-30T19:43:04Z">
        <w:r>
          <w:rPr>
            <w:rFonts w:cs="Arial" w:ascii="Arial" w:hAnsi="Arial"/>
          </w:rPr>
          <w:t>Decontam</w:t>
        </w:r>
      </w:ins>
      <w:ins w:id="5" w:author="Linh Dang" w:date="2026-07-30T19:43:04Z">
        <w:r>
          <w:rPr>
            <w:rFonts w:cs="Arial" w:ascii="Arial" w:hAnsi="Arial"/>
          </w:rPr>
          <w:t xml:space="preserve"> (Figure 4B).</w:t>
        </w:r>
      </w:ins>
    </w:p>
    <w:p>
      <w:pPr>
        <w:pStyle w:val="BodyText"/>
        <w:spacing w:lineRule="auto" w:line="480"/>
        <w:jc w:val="both"/>
        <w:rPr>
          <w:rFonts w:ascii="Arial" w:hAnsi="Arial" w:cs="Arial"/>
          <w:ins w:id="10" w:author="Linh Dang" w:date="2026-07-30T19:43:04Z"/>
        </w:rPr>
      </w:pPr>
      <w:ins w:id="7" w:author="Linh Dang" w:date="2026-07-30T19:43:04Z">
        <w:r>
          <w:rPr>
            <w:rFonts w:cs="Arial" w:ascii="Arial" w:hAnsi="Arial"/>
          </w:rPr>
          <w:t xml:space="preserve">In the distance-based redundancy analyses, Wrench and rarefaction normalization produced comparable results. Under both normalization approaches, the </w:t>
        </w:r>
      </w:ins>
      <w:ins w:id="8" w:author="Linh Dang" w:date="2026-07-30T19:43:04Z">
        <w:r>
          <w:rPr>
            <w:rFonts w:cs="Arial" w:ascii="Arial" w:hAnsi="Arial"/>
          </w:rPr>
          <w:t xml:space="preserve">ND profile of </w:t>
        </w:r>
      </w:ins>
      <w:ins w:id="9" w:author="Linh Dang" w:date="2026-07-30T19:43:04Z">
        <w:r>
          <w:rPr>
            <w:rFonts w:cs="Arial" w:ascii="Arial" w:hAnsi="Arial"/>
          </w:rPr>
          <w:t>two FF technical replicates and the corresponding FFPE samples clustered closely with their respective technical replicates. Following decontamination, particularly with the Restrictive, SCRuB, and Nj methods, the two FF technical replicates converged into a single cluster, suggesting that decontamination effectively removed sample-specific contaminants and improved inter-replicate concordance. In contrast, regardless of the decontamination strategy applied, FFPE samples consistently formed a distinct cluster, indicating that they retained a bacterial profile that differed substantially from their paired FF counterparts (Figure 4C).</w:t>
        </w:r>
      </w:ins>
    </w:p>
    <w:p>
      <w:pPr>
        <w:pStyle w:val="BodyText"/>
        <w:spacing w:lineRule="auto" w:line="480"/>
        <w:jc w:val="both"/>
        <w:rPr>
          <w:rFonts w:ascii="Arial" w:hAnsi="Arial" w:cs="Arial"/>
        </w:rPr>
      </w:pPr>
      <w:ins w:id="11" w:author="Linh Dang" w:date="2026-07-30T19:43:04Z">
        <w:r>
          <w:rPr>
            <w:rFonts w:cs="Arial" w:ascii="Arial" w:hAnsi="Arial"/>
          </w:rPr>
          <w:t xml:space="preserve">The overall bacterial composition further supported these observations (Figure 4D). </w:t>
        </w:r>
      </w:ins>
      <w:ins w:id="12" w:author="Linh Dang" w:date="2026-07-30T19:43:04Z">
        <w:r>
          <w:rPr>
            <w:rFonts w:cs="Arial" w:ascii="Arial" w:hAnsi="Arial"/>
            <w:i/>
            <w:iCs/>
          </w:rPr>
          <w:t>Sphingomonas</w:t>
        </w:r>
      </w:ins>
      <w:ins w:id="13" w:author="Linh Dang" w:date="2026-07-30T19:43:04Z">
        <w:r>
          <w:rPr>
            <w:rFonts w:cs="Arial" w:ascii="Arial" w:hAnsi="Arial"/>
          </w:rPr>
          <w:t xml:space="preserve"> and </w:t>
        </w:r>
      </w:ins>
      <w:ins w:id="14" w:author="Linh Dang" w:date="2026-07-30T19:43:04Z">
        <w:r>
          <w:rPr>
            <w:rFonts w:cs="Arial" w:ascii="Arial" w:hAnsi="Arial"/>
            <w:i/>
            <w:iCs/>
          </w:rPr>
          <w:t>Cutibacterium</w:t>
        </w:r>
      </w:ins>
      <w:ins w:id="15" w:author="Linh Dang" w:date="2026-07-30T19:43:04Z">
        <w:r>
          <w:rPr>
            <w:rFonts w:cs="Arial" w:ascii="Arial" w:hAnsi="Arial"/>
          </w:rPr>
          <w:t xml:space="preserve"> remained dominant taxa in both the ND and decontaminated FFPE profiles. In the ND dataset, each sample exhibited a small but detectable overlap in bacterial species shared between the FFPE sample and its two paired FF technical replicates. Although Restrictive filtering, SCRuB, and Nj substantially reduced the abundance of these dominant genera, the resulting FFPE microbial communities still showed only minimal compositional concordance with their paired FF samples, which were considered to represent a less contaminated microbial profile (</w:t>
        </w:r>
      </w:ins>
      <w:ins w:id="16" w:author="Linh Dang" w:date="2026-07-30T19:43:04Z">
        <w:r>
          <w:rPr>
            <w:rFonts w:cs="Arial" w:ascii="Arial" w:hAnsi="Arial"/>
          </w:rPr>
          <w:t xml:space="preserve">Figure 4C and </w:t>
        </w:r>
      </w:ins>
      <w:ins w:id="17" w:author="Linh Dang" w:date="2026-07-30T19:43:04Z">
        <w:r>
          <w:rPr>
            <w:rFonts w:cs="Arial" w:ascii="Arial" w:hAnsi="Arial"/>
          </w:rPr>
          <w:t>Supplementary Figure S3).</w:t>
        </w:r>
      </w:ins>
      <w:del w:id="18" w:author="Linh Dang" w:date="2026-07-30T19:28:48Z">
        <w:r>
          <w:rPr>
            <w:rFonts w:cs="Arial" w:ascii="Arial" w:hAnsi="Arial"/>
          </w:rPr>
          <w:delText>Regardless of the decontamination method applied, the bacterial community composition of FFPE samples remained apparently different from that of the corresponding fresh frozen bulk samples (Figure 4A</w:delText>
        </w:r>
      </w:del>
      <w:del w:id="19" w:author="Linh Dang" w:date="2026-07-30T19:28:48Z">
        <w:r>
          <w:rPr>
            <w:rFonts w:cs="Arial" w:ascii="Arial" w:hAnsi="Arial"/>
          </w:rPr>
          <w:commentReference w:id="0"/>
        </w:r>
      </w:del>
      <w:del w:id="20" w:author="Linh Dang" w:date="2026-07-30T19:28:48Z">
        <w:r>
          <w:rPr>
            <w:rFonts w:cs="Arial" w:ascii="Arial" w:hAnsi="Arial"/>
          </w:rPr>
          <w:delText>)</w:delText>
        </w:r>
      </w:del>
      <w:del w:id="21" w:author="Linh Dang" w:date="2026-07-30T19:42:42Z">
        <w:r>
          <w:rPr>
            <w:rFonts w:cs="Arial" w:ascii="Arial" w:hAnsi="Arial"/>
          </w:rPr>
          <w:delText xml:space="preserve">. </w:delText>
        </w:r>
      </w:del>
      <w:del w:id="22" w:author="Linh Dang" w:date="2026-07-30T19:30:48Z">
        <w:r>
          <w:rPr>
            <w:rFonts w:cs="Arial" w:ascii="Arial" w:hAnsi="Arial"/>
          </w:rPr>
          <w:delText>Notably,</w:delText>
        </w:r>
      </w:del>
      <w:del w:id="23" w:author="Linh Dang" w:date="2026-07-30T19:42:42Z">
        <w:r>
          <w:rPr>
            <w:rFonts w:cs="Arial" w:ascii="Arial" w:hAnsi="Arial"/>
          </w:rPr>
          <w:delText xml:space="preserve"> </w:delText>
        </w:r>
      </w:del>
      <w:del w:id="24" w:author="Linh Dang" w:date="2026-07-30T19:42:42Z">
        <w:r>
          <w:rPr>
            <w:rFonts w:cs="Arial" w:ascii="Arial" w:hAnsi="Arial"/>
            <w:i/>
            <w:iCs/>
          </w:rPr>
          <w:delText>Sphingomonas</w:delText>
        </w:r>
      </w:del>
      <w:del w:id="25" w:author="Linh Dang" w:date="2026-07-30T19:42:42Z">
        <w:r>
          <w:rPr>
            <w:rFonts w:cs="Arial" w:ascii="Arial" w:hAnsi="Arial"/>
          </w:rPr>
          <w:delText xml:space="preserve"> and </w:delText>
        </w:r>
      </w:del>
      <w:del w:id="26" w:author="Linh Dang" w:date="2026-07-30T19:42:42Z">
        <w:r>
          <w:rPr>
            <w:rFonts w:cs="Arial" w:ascii="Arial" w:hAnsi="Arial"/>
            <w:i/>
            <w:iCs/>
          </w:rPr>
          <w:delText>Cutibacterium</w:delText>
        </w:r>
      </w:del>
      <w:del w:id="27" w:author="Linh Dang" w:date="2026-07-30T19:42:42Z">
        <w:r>
          <w:rPr>
            <w:rFonts w:cs="Arial" w:ascii="Arial" w:hAnsi="Arial"/>
          </w:rPr>
          <w:delText xml:space="preserve"> dominated both the ND and decontam-processed FFPE profiles. </w:delText>
        </w:r>
      </w:del>
      <w:del w:id="28" w:author="Linh Dang" w:date="2026-07-30T19:40:57Z">
        <w:r>
          <w:rPr>
            <w:rFonts w:cs="Arial" w:ascii="Arial" w:hAnsi="Arial"/>
          </w:rPr>
          <w:delText>A</w:delText>
        </w:r>
      </w:del>
      <w:del w:id="29" w:author="Linh Dang" w:date="2026-07-30T19:42:42Z">
        <w:r>
          <w:rPr>
            <w:rFonts w:cs="Arial" w:ascii="Arial" w:hAnsi="Arial"/>
          </w:rPr>
          <w:delText>lthough restrictive filtering, SCRuB, and Nj substantially reduced the abundance of these genera, the resulting microbial communities still exhibited minimal concordance with their paired FF counterparts, which were considered to represent a less contaminated microbial profile (</w:delText>
        </w:r>
      </w:del>
      <w:del w:id="30" w:author="Linh Dang" w:date="2026-07-30T19:42:42Z">
        <w:commentRangeStart w:id="1"/>
        <w:r>
          <w:rPr>
            <w:rFonts w:cs="Arial" w:ascii="Arial" w:hAnsi="Arial"/>
          </w:rPr>
          <w:delText xml:space="preserve">Figure </w:delText>
        </w:r>
      </w:del>
      <w:del w:id="31" w:author="Linh Dang" w:date="2026-07-30T19:33:08Z">
        <w:r>
          <w:rPr>
            <w:rFonts w:cs="Arial" w:ascii="Arial" w:hAnsi="Arial"/>
          </w:rPr>
          <w:delText>4B</w:delText>
        </w:r>
      </w:del>
      <w:del w:id="32" w:author="Linh Dang" w:date="2026-07-30T19:42:42Z">
        <w:r>
          <w:rPr>
            <w:rFonts w:cs="Arial" w:ascii="Arial" w:hAnsi="Arial"/>
          </w:rPr>
          <w:delText>).</w:delText>
        </w:r>
      </w:del>
      <w:commentRangeEnd w:id="1"/>
      <w:r>
        <w:commentReference w:id="1"/>
      </w:r>
      <w:r>
        <w:rPr>
          <w:rFonts w:cs="Arial" w:ascii="Arial" w:hAnsi="Arial"/>
        </w:rPr>
      </w:r>
    </w:p>
    <w:p>
      <w:pPr>
        <w:pStyle w:val="BodyText"/>
        <w:spacing w:lineRule="auto" w:line="480"/>
        <w:jc w:val="both"/>
        <w:rPr>
          <w:rFonts w:ascii="Arial" w:hAnsi="Arial" w:cs="Arial"/>
        </w:rPr>
      </w:pPr>
      <w:r>
        <w:rPr>
          <w:rFonts w:cs="Arial" w:ascii="Arial" w:hAnsi="Arial"/>
        </w:rPr>
        <w:t>Collectively, these results indicate that, even when negative controls and rigorous decontamination strategies are incorporated, the authentic intratumoral microbial signal in FFPE samples is difficult to recover from extremely low-biomass PDAC specimens. Residual contaminant taxa continue to dominate the bacterial profiles, suggesting that FFPE tissue may not reliably preserve the true microbial composition in this setting.</w:t>
      </w:r>
    </w:p>
    <w:p>
      <w:pPr>
        <w:pStyle w:val="Heading2"/>
        <w:rPr>
          <w:rFonts w:ascii="Arial" w:hAnsi="Arial" w:cs="Arial"/>
        </w:rPr>
      </w:pPr>
      <w:r>
        <w:rPr>
          <w:rFonts w:cs="Arial" w:ascii="Arial" w:hAnsi="Arial"/>
        </w:rPr>
        <w:t>Discussion</w:t>
      </w:r>
    </w:p>
    <w:p>
      <w:pPr>
        <w:pStyle w:val="FirstParagraph"/>
        <w:spacing w:lineRule="auto" w:line="480"/>
        <w:jc w:val="both"/>
        <w:rPr>
          <w:rFonts w:ascii="Arial" w:hAnsi="Arial" w:cs="Arial"/>
        </w:rPr>
      </w:pPr>
      <w:r>
        <w:rPr>
          <w:rFonts w:cs="Arial" w:ascii="Arial" w:hAnsi="Arial"/>
        </w:rPr>
        <w:t xml:space="preserve">In this study, we present a systematic benchmarking framework for assessing decontamination methods in extremely low biomass 16S rRNA sequencing of PDAC tumor microbiome. By combining a longitudinal negative control survey with technical replicates, we establish two complementary: data driven evaluation metrics, a composite score, and Aitchison inter-replicate distance which do not require a priori knowledge of microbial ground truth. </w:t>
      </w:r>
    </w:p>
    <w:p>
      <w:pPr>
        <w:pStyle w:val="BodyText"/>
        <w:spacing w:lineRule="auto" w:line="480"/>
        <w:jc w:val="both"/>
        <w:rPr>
          <w:rFonts w:ascii="Arial" w:hAnsi="Arial" w:cs="Arial"/>
        </w:rPr>
      </w:pPr>
      <w:r>
        <w:rPr>
          <w:rFonts w:cs="Arial" w:ascii="Arial" w:hAnsi="Arial"/>
        </w:rPr>
        <w:t>To the best of our knowledge, we are presenting most extensive contaminant survey to date exploring potential factors that contribute to the batch effect. Several studies investigated the ubiquitous bacterial contamination from laboratory reagents</w:t>
      </w:r>
      <w:sdt>
        <w:sdtPr>
          <w:placeholder>
            <w:docPart w:val="DefaultPlaceholder_-1854013440"/>
          </w:placeholder>
          <w:alias w:val="To edit, see citavi.com/edit"/>
          <w:tag w:val="CitaviPlaceholder#11655f29-c37b-4b75-b498-15cfb2064b31"/>
          <w:id w:val="-39296872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yOVQyMDowODoxMi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iwiUmVmZXJlbmNlSWQiOiJjOGQ1OGIyZC02ZTJmLTRjNWEtOWJhZC04ZDJhY2M0OTgwNzI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pZCI6IjM1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xMTEvMTc1NS0wOTk4LjEzMDExIiwiVXJpU3RyaW5nIjoiaHR0cHM6Ly9kb2kub3JnLzEwLjExMTEvMTc1NS0wOTk4LjEzMDEx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Published dominant genera are also found in our contaminant survey with high prevalence and abundances derived from environmental (e.g. </w:t>
      </w:r>
      <w:r>
        <w:rPr>
          <w:rFonts w:cs="Arial" w:ascii="Arial" w:hAnsi="Arial"/>
          <w:i/>
        </w:rPr>
        <w:t>Sphingomonas</w:t>
      </w:r>
      <w:r>
        <w:rPr>
          <w:rFonts w:cs="Arial" w:ascii="Arial" w:hAnsi="Arial"/>
        </w:rPr>
        <w:t xml:space="preserve">, </w:t>
      </w:r>
      <w:r>
        <w:rPr>
          <w:rFonts w:cs="Arial" w:ascii="Arial" w:hAnsi="Arial"/>
          <w:i/>
        </w:rPr>
        <w:t>Ralstonia, Bradyrhizobium</w:t>
      </w:r>
      <w:r>
        <w:rPr>
          <w:rFonts w:cs="Arial" w:ascii="Arial" w:hAnsi="Arial"/>
        </w:rPr>
        <w:t xml:space="preserve">) and human niches (e.g. </w:t>
      </w:r>
      <w:r>
        <w:rPr>
          <w:rFonts w:cs="Arial" w:ascii="Arial" w:hAnsi="Arial"/>
          <w:i/>
        </w:rPr>
        <w:t>Streptococcus</w:t>
      </w:r>
      <w:r>
        <w:rPr>
          <w:rFonts w:cs="Arial" w:ascii="Arial" w:hAnsi="Arial"/>
        </w:rPr>
        <w:t>)</w:t>
      </w:r>
      <w:sdt>
        <w:sdtPr>
          <w:placeholder>
            <w:docPart w:val="DefaultPlaceholder_-1854013440"/>
          </w:placeholder>
          <w:alias w:val="To edit, see citavi.com/edit"/>
          <w:tag w:val="CitaviPlaceholder#9cf6fa7f-5cff-41b2-88fd-cf51b25cf8fd"/>
          <w:id w:val="-111421141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yOVQyMDowODoxMi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iwiUmFuZ2VMZW5ndGgiOjM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Ny0yOVQyMDowODoxMiIsIlByb2plY3QiOnsiJHJlZiI6IjgifX0sIlVzZU51bWJlcmluZ1R5cGVPZlBhcmVudERvY3VtZW50IjpmYWxzZX1dLCJGb3JtYXR0ZWRUZXh0Ijp7IiRpZCI6IjU1IiwiQ291bnQiOjEsIlRleHRVbml0cyI6W3siJGlkIjoiNTYiLCJGb250U3R5bGUiOnsiJGlkIjoiNTciLCJTdXBlcnNjcmlwdCI6dHJ1ZX0sIlJlYWRpbmdPcmRlciI6MSwiVGV4dCI6IjE0LDE1In1dfSwiVGFnIjoiQ2l0YXZpUGxhY2Vob2xkZXIjOWNmNmZhN2YtNWNmZi00MWIyLTg4ZmQtY2Y1MWIyNWNmOGZkIiwiVGV4dCI6IjE0LDE1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14,15</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Weyrich et al. also conducted a longitudinal survey over 5 years including 144 NCT samples from </w:t>
      </w:r>
      <w:r>
        <w:rPr>
          <w:rFonts w:cs="Arial" w:ascii="Arial" w:hAnsi="Arial"/>
        </w:rPr>
        <w:t>different sources</w:t>
      </w:r>
      <w:sdt>
        <w:sdtPr>
          <w:placeholder>
            <w:docPart w:val="DefaultPlaceholder_-1854013440"/>
          </w:placeholder>
          <w:alias w:val="To edit, see citavi.com/edit"/>
          <w:tag w:val="CitaviPlaceholder#778a08b2-4f2f-471a-870a-89abad5f94c9"/>
          <w:id w:val="150000861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y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ctMjlUMjA6MDg6MTIiLCJQcm9qZWN0Ijp7IiRyZWYiOiI4In19LCJVc2VOdW1iZXJpbmdUeXBlT2ZQYXJlbnREb2N1bWVudCI6ZmFsc2V9XSwiRm9ybWF0dGVkVGV4dCI6eyIkaWQiOiIyOCIsIkNvdW50IjoxLCJUZXh0VW5pdHMiOlt7IiRpZCI6IjI5IiwiRm9udFN0eWxlIjp7IiRpZCI6IjMwIiwiU3VwZXJzY3JpcHQiOnRydWV9LCJSZWFkaW5nT3JkZXIiOjEsIlRleHQiOiIxNSJ9XX0sIlRhZyI6IkNpdGF2aVBsYWNlaG9sZGVyIzc3OGEwOGIyLTRmMmYtNDcxYS04NzBhLTg5YWJhZDVmOTRjOSIsIlRleHQiOiIxN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15</w:t>
          </w:r>
          <w:r>
            <w:rPr>
              <w:rFonts w:cs="Arial" w:ascii="Arial" w:hAnsi="Arial"/>
            </w:rPr>
          </w:r>
          <w:r>
            <w:rPr>
              <w:rFonts w:cs="Arial" w:ascii="Arial" w:hAnsi="Arial"/>
            </w:rPr>
            <w:fldChar w:fldCharType="end"/>
          </w:r>
          <w:r>
            <w:rPr>
              <w:rFonts w:cs="Arial" w:ascii="Arial" w:hAnsi="Arial"/>
            </w:rPr>
          </w:r>
        </w:sdtContent>
      </w:sdt>
      <w:r>
        <w:rPr>
          <w:rFonts w:cs="Arial" w:ascii="Arial" w:hAnsi="Arial"/>
        </w:rPr>
        <w:t>. They also revealed an impact of LP, year and season on the microbial composition</w:t>
      </w:r>
      <w:r>
        <w:rPr>
          <w:rFonts w:cs="Arial" w:ascii="Arial" w:hAnsi="Arial"/>
        </w:rPr>
        <w:t xml:space="preserve">. As the laboratory kits are well-known sources of contaminations </w:t>
      </w:r>
      <w:sdt>
        <w:sdtPr>
          <w:placeholder>
            <w:docPart w:val="DefaultPlaceholder_-1854013440"/>
          </w:placeholder>
          <w:alias w:val="To edit, see citavi.com/edit"/>
          <w:tag w:val="CitaviPlaceholder#e44f3ab7-f782-444f-bd98-60afb3e6c726"/>
          <w:id w:val="19104141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yOVQyMDowODoxMi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iwiUmFuZ2VMZW5ndGgiOjM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ctMjlUMjA6MDg6MTIiLCJQcm9qZWN0Ijp7IiRyZWYiOiI4In19LCJVc2VOdW1iZXJpbmdUeXBlT2ZQYXJlbnREb2N1bWVudCI6ZmFsc2V9XSwiRm9ybWF0dGVkVGV4dCI6eyIkaWQiOiI0NSIsIkNvdW50IjoxLCJUZXh0VW5pdHMiOlt7IiRpZCI6IjQ2IiwiRm9udFN0eWxlIjp7IiRpZCI6IjQ3IiwiU3VwZXJzY3JpcHQiOnRydWV9LCJSZWFkaW5nT3JkZXIiOjEsIlRleHQiOiIxNCwxNiJ9XX0sIlRhZyI6IkNpdGF2aVBsYWNlaG9sZGVyI2U0NGYzYWI3LWY3ODItNDQ0Zi1iZDk4LTYwYWZiM2U2YzcyNiIsIlRleHQiOiIxNCwx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 human batch effect remains understudied so far. </w:t>
      </w:r>
      <w:r>
        <w:rPr>
          <w:rFonts w:cs="Arial" w:ascii="Arial" w:hAnsi="Arial"/>
        </w:rPr>
        <w:t xml:space="preserve">Indeed, the full-length 16S rRNA sequencing of four sterile water samples from two LPs revealed a strong human effect that significantly outweighed the processing environment (low-germ vs. standard). Current guidelines for processing and analyzing low-biomass samples do not adequately account for batch effects introduced by different LPs </w:t>
      </w:r>
      <w:sdt>
        <w:sdtPr>
          <w:placeholder>
            <w:docPart w:val="DefaultPlaceholder_-1854013440"/>
          </w:placeholder>
          <w:alias w:val="To edit, see citavi.com/edit"/>
          <w:tag w:val="CitaviPlaceholder#8e96090a-274d-4400-ac62-1eda2c10f5ab"/>
          <w:id w:val="-159501785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y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I5VDIwOjA4OjEy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yLCJSYW5nZUxlbmd0aCI6My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3LTI5VDIwOjA4OjEyIiwiUHJvamVjdCI6eyIkcmVmIjoiOCJ9fSwiVXNlTnVtYmVyaW5nVHlwZU9mUGFyZW50RG9jdW1lbnQiOmZhbHNlfV0sIkZvcm1hdHRlZFRleHQiOnsiJGlkIjoiNjUiLCJDb3VudCI6MSwiVGV4dFVuaXRzIjpbeyIkaWQiOiI2NiIsIkZvbnRTdHlsZSI6eyIkaWQiOiI2NyIsIlN1cGVyc2NyaXB0Ijp0cnVlfSwiUmVhZGluZ09yZGVyIjoxLCJUZXh0IjoiMTcsMTgifV19LCJUYWciOiJDaXRhdmlQbGFjZWhvbGRlciM4ZTk2MDkwYS0yNzRkLTQ0MDAtYWM2Mi0xZWRhMmMxMGY1YWIiLCJUZXh0IjoiMTcsMTg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17,18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Long-read sequencing has become increasingly interesting for intratumoral microbiome studies because it enables sequencing of full-length 16S rRNA gene amplicons, providing substantially higher taxonomic resolution on species and strain level than short-read approaches</w:t>
      </w:r>
      <w:sdt>
        <w:sdtPr>
          <w:placeholder>
            <w:docPart w:val="DefaultPlaceholder_-1854013440"/>
          </w:placeholder>
          <w:alias w:val="To edit, see citavi.com/edit"/>
          <w:tag w:val="CitaviPlaceholder#20085865-f891-4f74-9a1d-61685b082072"/>
          <w:id w:val="-161042605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y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ctMjhUMjM6MDM6MjUiLCJQcm9qZWN0Ijp7IiRyZWYiOiI4In19LCJVc2VOdW1iZXJpbmdUeXBlT2ZQYXJlbnREb2N1bWVudCI6ZmFsc2V9XSwiRm9ybWF0dGVkVGV4dCI6eyIkaWQiOiIzMCIsIkNvdW50IjoxLCJUZXh0VW5pdHMiOlt7IiRpZCI6IjMxIiwiRm9udFN0eWxlIjp7IiRpZCI6IjMyIiwiU3VwZXJzY3JpcHQiOnRydWV9LCJSZWFkaW5nT3JkZXIiOjEsIlRleHQiOiIxOSJ9XX0sIlRhZyI6IkNpdGF2aVBsYWNlaG9sZGVyIzIwMDg1ODY1LWY4OTEtNGY3NC05YTFkLTYxNjg1YjA4MjA3MiIsIlRleHQiOiIxO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This advantage is particularly valuable for low-biomass </w:t>
      </w:r>
      <w:r>
        <w:rPr>
          <w:rFonts w:cs="Arial" w:ascii="Arial" w:hAnsi="Arial"/>
        </w:rPr>
        <w:t>tumor samples, where limited microbial DNA and high host contamination make accurate taxonomic assignment challenging, particularly for metagenomic sequencing. While short-read 16S sequencing often resolves microbial communities only to the genus level and may fail to distinguish closely related species, full-length 16S rRNA sequencing has demonstrated reliable species and strain level resolution</w:t>
      </w:r>
      <w:sdt>
        <w:sdtPr>
          <w:placeholder>
            <w:docPart w:val="DefaultPlaceholder_-1854013440"/>
          </w:placeholder>
          <w:alias w:val="To edit, see citavi.com/edit"/>
          <w:tag w:val="CitaviPlaceholder#233428a9-0666-4883-847e-5737f4ebf217"/>
          <w:id w:val="-331836985"/>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zA5NTEwLWIyNDgtNGM4ZC1iMGU3LWNmNTRkZWUzYWIxMyIsIlJhbmdlU3RhcnQiOjUsIlJhbmdlTGVuZ3RoIjoz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ctMjlUMjA6MDg6MTIiLCJQcm9qZWN0Ijp7IiRyZWYiOiI4In19LCJVc2VOdW1iZXJpbmdUeXBlT2ZQYXJlbnREb2N1bWVudCI6ZmFsc2V9LHsiJGlkIjoiMzAiLCIkdHlwZSI6IlN3aXNzQWNhZGVtaWMuQ2l0YXZpLkNpdGF0aW9ucy5Xb3JkUGxhY2Vob2xkZXJFbnRyeSwgU3dpc3NBY2FkZW1pYy5DaXRhdmkiLCJJZCI6IjlmNTAyNjUyLTEyOWYtNGMwMS04N2NiLTg1ZjgxMTRmMzgwMCIsIlJhbmdlTGVuZ3RoIjoyLCJSZWZlcmVuY2VJZCI6IjE2OTg3MWVkLTVkYzUtNDQ3Yy1iNGFiLWU3NDE0Yzk3MDY4Yy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wLCJTdGFydFBhZ2UiOnsiJGlkIjoiMzMiLCIkdHlwZSI6IlN3aXNzQWNhZGVtaWMuUGFnZU51bWJlciwgU3dpc3NBY2FkZW1pYyIsIklzRnVsbHlOdW1lcmljIjpmYWxzZSwiTnVtYmVyaW5nVHlwZSI6MCwiTnVtZXJhbFN5c3RlbSI6MH19LCJSZWZlcmVuY2UiOnsiJGlkIjoiMzQiLCIkdHlwZSI6IlN3aXNzQWNhZGVtaWMuQ2l0YXZpLlJlZmVyZW5jZSwgU3dpc3NBY2FkZW1pYy5DaXRhdmkiLCJBYnN0cmFjdENvbXBsZXhpdHkiOjAsIkFic3RyYWN0U291cmNlVGV4dEZvcm1hdCI6MCwiQXV0aG9ycyI6W3siJGlkIjoiMzU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zNi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zNy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M4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zOS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0MC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Qx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Qy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Qz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0NC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0NS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NDY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NDc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Q4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Q5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1MC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NTEiLCIkdHlwZSI6IlN3aXNzQWNhZGVtaWMuQ2l0YXZpLkxvY2F0aW9uLCBTd2lzc0FjYWRlbWljLkNpdGF2aSIsIkFkZHJlc3MiOnsiJGlkIjoiNTI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U0IiwiJHR5cGUiOiJTd2lzc0FjYWRlbWljLkNpdGF2aS5Mb2NhdGlvbiwgU3dpc3NBY2FkZW1pYy5DaXRhdmkiLCJBZGRyZXNzIjp7IiRpZCI6IjU1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N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NTciLCIkdHlwZSI6IlN3aXNzQWNhZGVtaWMuQ2l0YXZpLkxvY2F0aW9uLCBTd2lzc0FjYWRlbWljLkNpdGF2aSIsIkFkZHJlc3MiOnsiJGlkIjoiNTg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1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2MC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2Ny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Y4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Y5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cw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cx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zI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zkiLCIkdHlwZSI6IlN3aXNzQWNhZGVtaWMuQ2l0YXZpLkxvY2F0aW9uLCBTd2lzc0FjYWRlbWljLkNpdGF2aSIsIkFkZHJlc3MiOnsiJGlkIjoiODA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O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gy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I5VDIwOjA4OjEyIiwiUHJvamVjdCI6eyIkcmVmIjoiOCJ9fSwiVXNlTnVtYmVyaW5nVHlwZU9mUGFyZW50RG9jdW1lbnQiOmZhbHNlfV0sIkZvcm1hdHRlZFRleHQiOnsiJGlkIjoiODMiLCJDb3VudCI6MSwiVGV4dFVuaXRzIjpbeyIkaWQiOiI4NCIsIkZvbnRTdHlsZSI6eyIkaWQiOiI4NSIsIlN1cGVyc2NyaXB0Ijp0cnVlfSwiUmVhZGluZ09yZGVyIjoxLCJUZXh0IjoiMTAsMTEsMTkifV19LCJUYWciOiJDaXRhdmlQbGFjZWhvbGRlciMyMzM0MjhhOS0wNjY2LTQ4ODMtODQ3ZS01NzM3ZjRlYmYyMTciLCJUZXh0IjoiMTAsMTEsMTk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10,11,19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Improved taxonomic precision reduces ambiguity in microbial identification and facilitates more accurate detection of clinically and biologically relevant taxa. </w:t>
      </w:r>
      <w:r>
        <w:rPr>
          <w:rFonts w:cs="Arial" w:ascii="Arial" w:hAnsi="Arial"/>
        </w:rPr>
        <w:t>This is of particular significance in the context of strain-specific effects of intratumoral microbes</w:t>
      </w:r>
      <w:sdt>
        <w:sdtPr>
          <w:placeholder>
            <w:docPart w:val="DefaultPlaceholder_-1854013440"/>
          </w:placeholder>
          <w:alias w:val="To edit, see citavi.com/edit"/>
          <w:tag w:val="CitaviPlaceholder#e9bbfa6f-b9e9-460f-8c5d-00f84ed45288"/>
          <w:id w:val="37729320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y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XSwiQ2l0YXRpb25LZXlVcGRhdGVUeXBlIjowLCJDb2xsYWJvcmF0b3JzIjpbX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mw1N2s3aWxzYXRrb3B3azVjamgxaGRyZTR5ZzBucDh0aW0iLCJDcmVhdGVkT24iOiIyMDI2LTA3LTI4VDIxOjA3OjQyWiIsIk1vZGlmaWVkQnkiOiJybDU3azdpbHNhdGtvcHdrNWNqaDFoZHJlNHlnMG5wOHRpbSIsIklkIjoiNjhmNTM5Y2UtNGMzNC00ZjUyLTk2NDAtMzRhNWRiZGE0YzRhIiwiTW9kaWZpZWRPbiI6IjIwMjYtMDctMjhUMjE6MDc6NDJa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Mzg1MDkzNTkiLCJVcmlTdHJpbmciOiJodHRwOi8vd3d3Lm5jYmkubmxtLm5paC5nb3YvcHVibWVkLzM4NTA5MzU5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Reliable species-level analysis are also possible for 16S rRNA sequencing with short-read technologies by applying multiplexed PCR for several V regions</w:t>
      </w:r>
      <w:sdt>
        <w:sdtPr>
          <w:placeholder>
            <w:docPart w:val="DefaultPlaceholder_-1854013440"/>
          </w:placeholder>
          <w:alias w:val="To edit, see citavi.com/edit"/>
          <w:tag w:val="CitaviPlaceholder#f6eaa91d-ade2-455f-9cb0-3af922186b42"/>
          <w:id w:val="130713078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FQyMTo0OTo0MC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NmNmVhYTkxZC1hZGUyLTQ1NWYtOWNiMC0zYWY5MjIxODZiNDI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In order to reduce PCR bias and complexity in the wet-lab and bioinformatic pipeline, it appears that a full-length 16S rRNA is a more viable and convenient option</w:t>
      </w:r>
      <w:sdt>
        <w:sdtPr>
          <w:placeholder>
            <w:docPart w:val="DefaultPlaceholder_-1854013440"/>
          </w:placeholder>
          <w:alias w:val="To edit, see citavi.com/edit"/>
          <w:tag w:val="CitaviPlaceholder#d917b5f2-c160-44ca-8f5c-056fd91cf2b4"/>
          <w:id w:val="-37970973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y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yOVQyMDowODoxMiIsIlByb2plY3QiOnsiJHJlZiI6IjgifX0sIlVzZU51bWJlcmluZ1R5cGVPZlBhcmVudERvY3VtZW50IjpmYWxzZX1dLCJGb3JtYXR0ZWRUZXh0Ijp7IiRpZCI6IjM0IiwiQ291bnQiOjEsIlRleHRVbml0cyI6W3siJGlkIjoiMzUiLCJGb250U3R5bGUiOnsiJGlkIjoiMzYiLCJTdXBlcnNjcmlwdCI6dHJ1ZX0sIlJlYWRpbmdPcmRlciI6MSwiVGV4dCI6IjEwIn1dfSwiVGFnIjoiQ2l0YXZpUGxhY2Vob2xkZXIjZDkxN2I1ZjItYzE2MC00NGNhLThmNWMtMDU2ZmQ5MWNmMmI0IiwiVGV4dCI6IjEw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In recent years, a number of highly regarded publications have postulated an impact of intratumoral bacteria on progression, immunosuppression and the determination of subtypes of PDAC</w:t>
      </w:r>
      <w:sdt>
        <w:sdtPr>
          <w:placeholder>
            <w:docPart w:val="DefaultPlaceholder_-1854013440"/>
          </w:placeholder>
          <w:alias w:val="To edit, see citavi.com/edit"/>
          <w:tag w:val="CitaviPlaceholder#5515aa5d-94b8-4b0b-97fb-10e37ecb4716"/>
          <w:id w:val="174429629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x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yOVQyMDowODoxMi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SwiUmFuZ2VMZW5ndGgiOjI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jlUMjA6MDg6MTI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MsIlJhbmdlTGVuZ3RoIjoy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jlUMjA6MDg6MTIiLCJQcm9qZWN0Ijp7IiRyZWYiOiI4In19LCJVc2VOdW1iZXJpbmdUeXBlT2ZQYXJlbnREb2N1bWVudCI6ZmFsc2V9XSwiRm9ybWF0dGVkVGV4dCI6eyIkaWQiOiIxMjMiLCJDb3VudCI6MSwiVGV4dFVuaXRzIjpbeyIkaWQiOiIxMjQiLCJGb250U3R5bGUiOnsiJGlkIjoiMTI1IiwiU3VwZXJzY3JpcHQiOnRydWV9LCJSZWFkaW5nT3JkZXIiOjEsIlRleHQiOiIzLDUsNyJ9XX0sIlRhZyI6IkNpdGF2aVBsYWNlaG9sZGVyIzU1MTVhYTVkLTk0YjgtNGIwYi05N2ZiLTEwZTM3ZWNiNDcxNiIsIlRleHQiOiIzLDUsNy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the revealed intratumoral composition consists mainly of genera like </w:t>
      </w:r>
      <w:r>
        <w:rPr>
          <w:rFonts w:cs="Arial" w:ascii="Arial" w:hAnsi="Arial"/>
          <w:i/>
        </w:rPr>
        <w:t>Pseudomonas</w:t>
      </w:r>
      <w:r>
        <w:rPr>
          <w:rFonts w:cs="Arial" w:ascii="Arial" w:hAnsi="Arial"/>
        </w:rPr>
        <w:t xml:space="preserve">, </w:t>
      </w:r>
      <w:r>
        <w:rPr>
          <w:rFonts w:cs="Arial" w:ascii="Arial" w:hAnsi="Arial"/>
          <w:i/>
        </w:rPr>
        <w:t>Elizabethkingia</w:t>
      </w:r>
      <w:r>
        <w:rPr>
          <w:rFonts w:cs="Arial" w:ascii="Arial" w:hAnsi="Arial"/>
        </w:rPr>
        <w:t xml:space="preserve">, </w:t>
      </w:r>
      <w:r>
        <w:rPr>
          <w:rFonts w:cs="Arial" w:ascii="Arial" w:hAnsi="Arial"/>
          <w:i/>
        </w:rPr>
        <w:t>Sphingobacteria</w:t>
      </w:r>
      <w:r>
        <w:rPr>
          <w:rFonts w:cs="Arial" w:ascii="Arial" w:hAnsi="Arial"/>
        </w:rPr>
        <w:t xml:space="preserve">, </w:t>
      </w:r>
      <w:r>
        <w:rPr>
          <w:rFonts w:cs="Arial" w:ascii="Arial" w:hAnsi="Arial"/>
          <w:i/>
        </w:rPr>
        <w:t>Streptomyces</w:t>
      </w:r>
      <w:r>
        <w:rPr>
          <w:rFonts w:cs="Arial" w:ascii="Arial" w:hAnsi="Arial"/>
        </w:rPr>
        <w:t xml:space="preserve">, </w:t>
      </w:r>
      <w:r>
        <w:rPr>
          <w:rFonts w:cs="Arial" w:ascii="Arial" w:hAnsi="Arial"/>
          <w:i/>
        </w:rPr>
        <w:t>Pseudoxanthomonas</w:t>
      </w:r>
      <w:r>
        <w:rPr>
          <w:rFonts w:cs="Arial" w:ascii="Arial" w:hAnsi="Arial"/>
        </w:rPr>
        <w:t xml:space="preserve">, </w:t>
      </w:r>
      <w:r>
        <w:rPr>
          <w:rFonts w:cs="Arial" w:ascii="Arial" w:hAnsi="Arial"/>
          <w:i/>
        </w:rPr>
        <w:t>Saccharopolyspora</w:t>
      </w:r>
      <w:r>
        <w:rPr>
          <w:rFonts w:cs="Arial" w:ascii="Arial" w:hAnsi="Arial"/>
        </w:rPr>
        <w:t xml:space="preserve">, </w:t>
      </w:r>
      <w:r>
        <w:rPr>
          <w:rFonts w:cs="Arial" w:ascii="Arial" w:hAnsi="Arial"/>
          <w:i/>
        </w:rPr>
        <w:t>Sphingopyxis</w:t>
      </w:r>
      <w:r>
        <w:rPr>
          <w:rFonts w:cs="Arial" w:ascii="Arial" w:hAnsi="Arial"/>
        </w:rPr>
        <w:t>. These environmental genera are highly likely contaminants rather than commensals. Critically, the methods applied involved no - or only superficial - NCT-controlled contamination approaches. Despite the compelling mechanistic experiments conducted in these studies, a re-evaluation of the microbial composition detected in tumor samples is necessary. Nejman et al. implemented a thorough and multi-level filtering of contaminants including multiple NCTs</w:t>
      </w:r>
      <w:sdt>
        <w:sdtPr>
          <w:placeholder>
            <w:docPart w:val="DefaultPlaceholder_-1854013440"/>
          </w:placeholder>
          <w:alias w:val="To edit, see citavi.com/edit"/>
          <w:tag w:val="CitaviPlaceholder#2d66ce5f-5171-4d79-be74-04a021f161e1"/>
          <w:id w:val="154054628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VQyMDowOD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yZDY2Y2U1Zi01MTcxLTRkNzktYmU3NC0wNGEwMjFmMTYxZTE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This approach identified human commensals from the intestines in PDAC samples, thereby providing evidence of the highly probable existence of an intratumoral microbiome. Nevertheless, incorporating hundreds of NCTs is largely impractical for mechanism-focused studies and experimental mouse models. Furthermore, the applicability of the Nj approach to smaller sample sets has not previously been established. </w:t>
      </w:r>
      <w:commentRangeStart w:id="2"/>
      <w:r>
        <w:rPr>
          <w:rFonts w:cs="Arial" w:ascii="Arial" w:hAnsi="Arial"/>
        </w:rPr>
        <w:t>To the best of our knowledge, this study is the first to systematically benchmark different decontamination strategies for PDAC microbiome samples.</w:t>
      </w:r>
      <w:commentRangeEnd w:id="2"/>
      <w:r>
        <w:commentReference w:id="2"/>
      </w:r>
      <w:r>
        <w:rPr>
          <w:rFonts w:cs="Arial" w:ascii="Arial" w:hAnsi="Arial"/>
        </w:rPr>
      </w:r>
    </w:p>
    <w:p>
      <w:pPr>
        <w:pStyle w:val="BodyText"/>
        <w:spacing w:lineRule="auto" w:line="480"/>
        <w:jc w:val="both"/>
        <w:rPr>
          <w:rFonts w:ascii="Arial" w:hAnsi="Arial" w:cs="Arial"/>
        </w:rPr>
      </w:pPr>
      <w:r>
        <w:rPr>
          <w:rFonts w:cs="Arial" w:ascii="Arial" w:hAnsi="Arial"/>
        </w:rPr>
        <w:t>Notably, the Nj decontamination method consistently outperformed restrictive filtering, decontam, and SCRuB across all evaluation metrics. This advantage likely stems from Nj’s incorporation of both prevalence-based and rigorous statistical test, as well as its conservative approach to taxon removal</w:t>
      </w:r>
      <w:sdt>
        <w:sdtPr>
          <w:placeholder>
            <w:docPart w:val="DefaultPlaceholder_-1854013440"/>
          </w:placeholder>
          <w:alias w:val="To edit, see citavi.com/edit"/>
          <w:tag w:val="CitaviPlaceholder#9c385d7b-1e2e-4600-9a1b-2614bc4d696f"/>
          <w:id w:val="7171761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VQyMDowOD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5YzM4NWQ3Yi0xZTJlLTQ2MDAtOWExYi0yNjE0YmM0ZDY5NmY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The restrictive decontamination approach, involving the filtration of all species detected in NCT from true samples, is likely to result in the removal of true species from the samples. This is due to the detection of multiple human commensals in the NCT survey, which are highly prevalent (e.g. </w:t>
      </w:r>
      <w:r>
        <w:rPr>
          <w:rFonts w:cs="Arial" w:ascii="Arial" w:hAnsi="Arial"/>
          <w:i/>
        </w:rPr>
        <w:t>Streptococcus oralis</w:t>
      </w:r>
      <w:r>
        <w:rPr>
          <w:rFonts w:cs="Arial" w:ascii="Arial" w:hAnsi="Arial"/>
        </w:rPr>
        <w:t xml:space="preserve"> and </w:t>
      </w:r>
      <w:r>
        <w:rPr>
          <w:rFonts w:cs="Arial" w:ascii="Arial" w:hAnsi="Arial"/>
          <w:i/>
        </w:rPr>
        <w:t>Escherichia coli</w:t>
      </w:r>
      <w:r>
        <w:rPr>
          <w:rFonts w:cs="Arial" w:ascii="Arial" w:hAnsi="Arial"/>
        </w:rPr>
        <w:t>,</w:t>
      </w:r>
      <w:r>
        <w:rPr>
          <w:rFonts w:cs="Arial" w:ascii="Arial" w:hAnsi="Arial"/>
          <w:i/>
        </w:rPr>
        <w:t xml:space="preserve"> </w:t>
      </w:r>
      <w:r>
        <w:rPr>
          <w:rFonts w:cs="Arial" w:ascii="Arial" w:hAnsi="Arial"/>
        </w:rPr>
        <w:t xml:space="preserve">Supplementary Table 5). </w:t>
      </w:r>
      <w:commentRangeStart w:id="3"/>
      <w:r>
        <w:rPr>
          <w:rFonts w:cs="Arial" w:ascii="Arial" w:hAnsi="Arial"/>
        </w:rPr>
        <w:t>Decontam is a widely applied tool for contaminant removal. Nevertheless, the authors discussed that the performance is reduced in scenarios, in which the contamination is much more dominant than true taxa</w:t>
      </w:r>
      <w:r>
        <w:rPr>
          <w:rFonts w:cs="Arial" w:ascii="Arial" w:hAnsi="Arial"/>
        </w:rPr>
      </w:r>
      <w:commentRangeEnd w:id="3"/>
      <w:r>
        <w:commentReference w:id="3"/>
      </w:r>
      <w:r>
        <w:rPr>
          <w:rFonts w:cs="Arial" w:ascii="Arial" w:hAnsi="Arial"/>
        </w:rPr>
        <w:commentReference w:id="4"/>
      </w:r>
      <w:sdt>
        <w:sdtPr>
          <w:placeholder>
            <w:docPart w:val="DefaultPlaceholder_-1854013440"/>
          </w:placeholder>
          <w:alias w:val="To edit, see citavi.com/edit"/>
          <w:tag w:val="CitaviPlaceholder#7550ee27-a4bf-4143-a4f1-6acbbd964e64"/>
          <w:id w:val="11317323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x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I5VDIwOjA4OjEyIiwiUHJvamVjdCI6eyIkcmVmIjoiOCJ9fSwiVXNlTnVtYmVyaW5nVHlwZU9mUGFyZW50RG9jdW1lbnQiOmZhbHNlfV0sIkZvcm1hdHRlZFRleHQiOnsiJGlkIjoiMjUiLCJDb3VudCI6MSwiVGV4dFVuaXRzIjpbeyIkaWQiOiIyNiIsIkZvbnRTdHlsZSI6eyIkaWQiOiIyNyIsIlN1cGVyc2NyaXB0Ijp0cnVlfSwiUmVhZGluZ09yZGVyIjoxLCJUZXh0IjoiOCJ9XX0sIlRhZyI6IkNpdGF2aVBsYWNlaG9sZGVyIzc1NTBlZTI3LWE0YmYtNDE0My1hNGYxLTZhY2JiZDk2NGU2NCIsIlRleHQiOiI4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del w:id="33" w:author="Linh Dang" w:date="2026-07-30T15:12:21Z">
        <w:r>
          <w:rPr>
            <w:rFonts w:cs="Arial" w:ascii="Arial" w:hAnsi="Arial"/>
          </w:rPr>
          <w:delText>There might be several reasons for the moderate to poor performance of SCRuB. Firstly, SCRuB assumes consistency in the contamination neglecting heterogeneity introduced by the batch effect</w:delText>
        </w:r>
      </w:del>
      <w:sdt>
        <w:sdtPr>
          <w:placeholder>
            <w:docPart w:val="DefaultPlaceholder_-1854013440"/>
          </w:placeholder>
          <w:alias w:val="To edit, see citavi.com/edit"/>
          <w:tag w:val="CitaviPlaceholder#bead7f68-07ec-455f-a89b-93e2af93501c"/>
          <w:id w:val="-317961485"/>
        </w:sdtPr>
        <w:sdtContent>
          <w:r>
            <w:rPr>
              <w:rFonts w:cs="Arial" w:ascii="Arial" w:hAnsi="Arial"/>
            </w:rPr>
          </w:r>
          <w:del w:id="34" w:author="Linh Dang" w:date="2026-07-30T15:12:21Z">
            <w:r>
              <w:fldChar w:fldCharType="begin"/>
            </w:r>
            <w:r>
              <w:rPr>
                <w:rFonts w:cs="Arial" w:ascii="Arial" w:hAnsi="Arial"/>
              </w:rPr>
            </w:r>
          </w:del>
          <w:del w:id="35" w:author="Linh Dang" w:date="2026-07-30T15:12:21Z">
            <w:r>
              <w:rPr>
                <w:rFonts w:cs="Arial" w:ascii="Arial" w:hAnsi="Arial"/>
              </w:rPr>
            </w:r>
          </w:del>
          <w:r>
            <w:rPr>
              <w:rFonts w:cs="Arial" w:ascii="Arial" w:hAnsi="Arial"/>
            </w:rPr>
            <w:fldChar w:fldCharType="separate"/>
          </w:r>
          <w:del w:id="36" w:author="Linh Dang" w:date="2026-07-30T15:12:21Z">
            <w:r>
              <w:rPr>
                <w:rFonts w:cs="Arial" w:ascii="Arial" w:hAnsi="Arial"/>
              </w:rPr>
            </w:r>
          </w:del>
          <w:del w:id="37" w:author="Linh Dang" w:date="2026-07-30T15:12:21Z">
            <w:r>
              <w:rPr>
                <w:rFonts w:cs="Arial" w:ascii="Arial" w:hAnsi="Arial"/>
                <w:vertAlign w:val="superscript"/>
              </w:rPr>
              <w:delText>9</w:delText>
            </w:r>
          </w:del>
          <w:del w:id="38" w:author="Linh Dang" w:date="2026-07-30T15:12:21Z">
            <w:r>
              <w:rPr>
                <w:rFonts w:cs="Arial" w:ascii="Arial" w:hAnsi="Arial"/>
                <w:vertAlign w:val="superscript"/>
              </w:rPr>
            </w:r>
          </w:del>
          <w:r>
            <w:rPr>
              <w:vertAlign w:val="superscript"/>
              <w:rFonts w:cs="Arial" w:ascii="Arial" w:hAnsi="Arial"/>
            </w:rPr>
            <w:fldChar w:fldCharType="end"/>
          </w:r>
          <w:del w:id="39" w:author="Linh Dang" w:date="2026-07-30T15:12:21Z">
            <w:r>
              <w:rPr>
                <w:rFonts w:cs="Arial" w:ascii="Arial" w:hAnsi="Arial"/>
              </w:rPr>
            </w:r>
          </w:del>
        </w:sdtContent>
      </w:sdt>
      <w:del w:id="40" w:author="Linh Dang" w:date="2026-07-30T15:12:21Z">
        <w:r>
          <w:rPr>
            <w:rFonts w:cs="Arial" w:ascii="Arial" w:hAnsi="Arial"/>
          </w:rPr>
          <w:delText>. Secondly, we hypothesize an overlap of taxa that occur in both NCT and true samples, violating the assumption of clear distinct compositions between both</w:delText>
        </w:r>
      </w:del>
      <w:del w:id="41" w:author="Linh Dang" w:date="2026-07-30T15:12:21Z">
        <w:r>
          <w:rPr>
            <w:rFonts w:cs="Arial" w:ascii="Arial" w:hAnsi="Arial"/>
          </w:rPr>
          <w:commentReference w:id="5"/>
        </w:r>
      </w:del>
      <w:del w:id="42" w:author="Linh Dang" w:date="2026-07-30T15:12:21Z">
        <w:r>
          <w:rPr>
            <w:rFonts w:cs="Arial" w:ascii="Arial" w:hAnsi="Arial"/>
          </w:rPr>
          <w:delText>. Thirdly, the SCRuB based on multiple samples and might not applicable for a smaller sample set consisting of less than 50 samples.</w:delText>
        </w:r>
      </w:del>
      <w:r>
        <w:rPr>
          <w:rFonts w:cs="Arial" w:ascii="Arial" w:hAnsi="Arial"/>
        </w:rPr>
        <w:t xml:space="preserve"> </w:t>
      </w:r>
      <w:r>
        <w:rPr>
          <w:rFonts w:cs="Arial" w:ascii="Arial" w:hAnsi="Arial"/>
        </w:rPr>
        <w:t>SC</w:t>
      </w:r>
      <w:ins w:id="43" w:author="Linh Dang" w:date="2026-07-30T15:15:23Z">
        <w:r>
          <w:rPr>
            <w:rFonts w:cs="Arial" w:ascii="Arial" w:hAnsi="Arial"/>
          </w:rPr>
          <w:t>RuB</w:t>
        </w:r>
      </w:ins>
      <w:ins w:id="44" w:author="Linh Dang" w:date="2026-07-30T15:15:23Z">
        <w:r>
          <w:rPr>
            <w:rFonts w:eastAsia="Aptos" w:cs="Arial" w:ascii="Arial" w:hAnsi="Arial"/>
            <w:kern w:val="0"/>
            <w:sz w:val="24"/>
            <w:szCs w:val="24"/>
            <w:lang w:val="en-US" w:eastAsia="zh-CN"/>
            <w14:ligatures w14:val="none"/>
          </w:rPr>
          <w:t>’s relatively modest to poor p</w:t>
        </w:r>
      </w:ins>
      <w:ins w:id="45" w:author="Linh Dang" w:date="2026-07-30T15:16:24Z">
        <w:r>
          <w:rPr>
            <w:rFonts w:eastAsia="Aptos" w:cs="Arial" w:ascii="Arial" w:hAnsi="Arial"/>
            <w:kern w:val="0"/>
            <w:sz w:val="24"/>
            <w:szCs w:val="24"/>
            <w:lang w:val="en-US" w:eastAsia="zh-CN"/>
            <w14:ligatures w14:val="none"/>
          </w:rPr>
          <w:t>erformance under our assessments may</w:t>
        </w:r>
      </w:ins>
      <w:ins w:id="46" w:author="Linh Dang" w:date="2026-07-30T15:17:30Z">
        <w:r>
          <w:rPr>
            <w:rFonts w:eastAsia="Aptos" w:cs="Arial" w:ascii="Arial" w:hAnsi="Arial"/>
            <w:kern w:val="0"/>
            <w:sz w:val="24"/>
            <w:szCs w:val="24"/>
            <w:lang w:val="en-US" w:eastAsia="zh-CN"/>
            <w14:ligatures w14:val="none"/>
          </w:rPr>
          <w:t xml:space="preserve">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biologically meaningful signal.</w:t>
        </w:r>
      </w:ins>
      <w:del w:id="47" w:author="Linh Dang" w:date="2026-07-30T15:17:29Z">
        <w:r>
          <w:rPr>
            <w:rFonts w:eastAsia="Aptos" w:cs="Arial" w:ascii="Arial" w:hAnsi="Arial"/>
            <w:kern w:val="0"/>
            <w:sz w:val="24"/>
            <w:szCs w:val="24"/>
            <w:lang w:val="en-US" w:eastAsia="zh-CN"/>
            <w14:ligatures w14:val="none"/>
          </w:rPr>
          <w:delText xml:space="preserve"> </w:delText>
        </w:r>
      </w:del>
    </w:p>
    <w:p>
      <w:pPr>
        <w:pStyle w:val="BodyText"/>
        <w:spacing w:lineRule="auto" w:line="480"/>
        <w:jc w:val="both"/>
        <w:rPr>
          <w:rFonts w:ascii="Arial" w:hAnsi="Arial" w:cs="Arial"/>
        </w:rPr>
      </w:pPr>
      <w:r>
        <w:rPr>
          <w:rFonts w:cs="Arial" w:ascii="Arial" w:hAnsi="Arial"/>
        </w:rPr>
        <w:t>The original Nj decontamination approach was modified for the presented data set. Notably, due to the limited number of negative control samples, binomial statistical tests that is used in the original Nj approach may lack the sensitivity required to effectively filter out false positive contaminant taxa</w:t>
      </w:r>
      <w:sdt>
        <w:sdtPr>
          <w:placeholder>
            <w:docPart w:val="DefaultPlaceholder_-1854013440"/>
          </w:placeholder>
          <w:alias w:val="To edit, see citavi.com/edit"/>
          <w:tag w:val="CitaviPlaceholder#0ab71cdd-5c72-46f9-9c8f-0bf73711beaf"/>
          <w:id w:val="16997297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VQyMDowOD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wYWI3MWNkZC01YzcyLTQ2ZjktOWM4Zi0wYmY3MzcxMWJlYWY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For instance, a </w:t>
      </w:r>
      <w:r>
        <w:rPr>
          <w:rFonts w:cs="Arial" w:ascii="Arial" w:hAnsi="Arial"/>
        </w:rPr>
        <w:t>species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spacing w:lineRule="auto" w:line="480"/>
        <w:jc w:val="both"/>
        <w:rPr>
          <w:rFonts w:ascii="Arial" w:hAnsi="Arial" w:cs="Arial"/>
        </w:rPr>
      </w:pPr>
      <w:r>
        <w:rPr>
          <w:rFonts w:cs="Arial" w:ascii="Arial" w:hAnsi="Arial"/>
        </w:rPr>
        <w:t xml:space="preserve">Indeed, PDAC samples decontaminated with Nj approach harbored several high abundant species in fresh frozen that are well-known intestinal commensals from genera as </w:t>
      </w:r>
      <w:r>
        <w:rPr>
          <w:rFonts w:cs="Arial" w:ascii="Arial" w:hAnsi="Arial"/>
          <w:i/>
        </w:rPr>
        <w:t>Lactobacillus</w:t>
      </w:r>
      <w:r>
        <w:rPr>
          <w:rFonts w:cs="Arial" w:ascii="Arial" w:hAnsi="Arial"/>
        </w:rPr>
        <w:t xml:space="preserve">, </w:t>
      </w:r>
      <w:r>
        <w:rPr>
          <w:rFonts w:cs="Arial" w:ascii="Arial" w:hAnsi="Arial"/>
          <w:i/>
        </w:rPr>
        <w:t>Escherichia</w:t>
      </w:r>
      <w:r>
        <w:rPr>
          <w:rFonts w:cs="Arial" w:ascii="Arial" w:hAnsi="Arial"/>
        </w:rPr>
        <w:t xml:space="preserve">, </w:t>
      </w:r>
      <w:r>
        <w:rPr>
          <w:rFonts w:cs="Arial" w:ascii="Arial" w:hAnsi="Arial"/>
          <w:i/>
        </w:rPr>
        <w:t>Alistipes</w:t>
      </w:r>
      <w:r>
        <w:rPr>
          <w:rFonts w:cs="Arial" w:ascii="Arial" w:hAnsi="Arial"/>
        </w:rPr>
        <w:t xml:space="preserve">, and </w:t>
      </w:r>
      <w:r>
        <w:rPr>
          <w:rFonts w:cs="Arial" w:ascii="Arial" w:hAnsi="Arial"/>
          <w:i/>
        </w:rPr>
        <w:t>Bacteroides</w:t>
      </w:r>
      <w:r>
        <w:rPr>
          <w:rFonts w:cs="Arial" w:ascii="Arial" w:hAnsi="Arial"/>
        </w:rPr>
        <w:t>. These findings support the presence of a low-biomass microbiome in PDAC and suggest this approach for future intratumoral microbiome studies.</w:t>
      </w:r>
    </w:p>
    <w:p>
      <w:pPr>
        <w:pStyle w:val="BodyText"/>
        <w:spacing w:lineRule="auto" w:line="480"/>
        <w:jc w:val="both"/>
        <w:rPr>
          <w:rFonts w:ascii="Arial" w:hAnsi="Arial" w:cs="Arial"/>
        </w:rPr>
      </w:pPr>
      <w:r>
        <w:rPr>
          <w:rFonts w:cs="Arial" w:ascii="Arial" w:hAnsi="Arial"/>
        </w:rPr>
        <w:t>Nevertheless, a significant proportion of species was identified in both replicates following decontamination with the Nj approach, that were not shared between the technical controls (Supplementary Figure S3). Here, a spatial distribution of microbes can be discussed that was observed in several tumor entities</w:t>
      </w:r>
      <w:sdt>
        <w:sdtPr>
          <w:placeholder>
            <w:docPart w:val="DefaultPlaceholder_-1854013440"/>
          </w:placeholder>
          <w:alias w:val="To edit, see citavi.com/edit"/>
          <w:tag w:val="CitaviPlaceholder#d0abb057-3837-4883-a0fa-b837caf986fc"/>
          <w:id w:val="-112693077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y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ctMjlUMjI6MTk6MzgiLCJQcm9qZWN0Ijp7IiRyZWYiOiI4In19LCJVc2VOdW1iZXJpbmdUeXBlT2ZQYXJlbnREb2N1bWVudCI6ZmFsc2V9XSwiRm9ybWF0dGVkVGV4dCI6eyIkaWQiOiIzMiIsIkNvdW50IjoxLCJUZXh0VW5pdHMiOlt7IiRpZCI6IjMzIiwiRm9udFN0eWxlIjp7IiRpZCI6IjM0IiwiU3VwZXJzY3JpcHQiOnRydWV9LCJSZWFkaW5nT3JkZXIiOjEsIlRleHQiOiIyMSJ9XX0sIlRhZyI6IkNpdGF2aVBsYWNlaG9sZGVyI2QwYWJiMDU3LTM4MzctNDg4My1hMGZhLWI4MzdjYWY5ODZmYyIsIlRleHQiOiIyM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21</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Moreover, a PCR bias could result in detection of low-abundant species</w:t>
      </w:r>
      <w:sdt>
        <w:sdtPr>
          <w:placeholder>
            <w:docPart w:val="DefaultPlaceholder_-1854013440"/>
          </w:placeholder>
          <w:alias w:val="To edit, see citavi.com/edit"/>
          <w:tag w:val="CitaviPlaceholder#ed7da0d6-24aa-4c42-8e37-d66b5a875194"/>
          <w:id w:val="12533081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y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I5VDIwOjA4OjEyIiwiUHJvamVjdCI6eyIkcmVmIjoiOCJ9fSwiVXNlTnVtYmVyaW5nVHlwZU9mUGFyZW50RG9jdW1lbnQiOmZhbHNlfV0sIkZvcm1hdHRlZFRleHQiOnsiJGlkIjoiNDciLCJDb3VudCI6MSwiVGV4dFVuaXRzIjpbeyIkaWQiOiI0OCIsIkZvbnRTdHlsZSI6eyIkaWQiOiI0OSIsIlN1cGVyc2NyaXB0Ijp0cnVlfSwiUmVhZGluZ09yZGVyIjoxLCJUZXh0IjoiMTcifV19LCJUYWciOiJDaXRhdmlQbGFjZWhvbGRlciNlZDdkYTBkNi0yNGFhLTRjNDItOGUzNy1kNjZiNWE4NzUxOTQiLCJUZXh0IjoiMTc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Finally, the persistence of certain environmental taxa—likely not fully removed by decontamination—highlights the inherent difficulty in assessing a reliable intratumoral microbiome.</w:t>
      </w:r>
    </w:p>
    <w:p>
      <w:pPr>
        <w:pStyle w:val="BodyText"/>
        <w:spacing w:lineRule="auto" w:line="480"/>
        <w:jc w:val="both"/>
        <w:rPr>
          <w:rFonts w:ascii="Arial" w:hAnsi="Arial" w:cs="Arial"/>
        </w:rPr>
      </w:pPr>
      <w:r>
        <w:rPr>
          <w:rFonts w:cs="Arial" w:ascii="Arial" w:hAnsi="Arial"/>
        </w:rPr>
        <w:t>The minimal overlap between FF and FFPE samples indicated significant obstacles in the investigation of the intratumoral microbiome using FFPE samples. Nejman et al. were able to detect a reliable microbial composition in FFPE samples</w:t>
      </w:r>
      <w:sdt>
        <w:sdtPr>
          <w:placeholder>
            <w:docPart w:val="DefaultPlaceholder_-1854013440"/>
          </w:placeholder>
          <w:alias w:val="To edit, see citavi.com/edit"/>
          <w:tag w:val="CitaviPlaceholder#3f0db36b-f51f-4b61-9637-aa1eed0034bb"/>
          <w:id w:val="2946277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yOVQyMDowOD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zZjBkYjM2Yi1mNTFmLTRiNjEtOTYzNy1hYTFlZWQwMDM0YmI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that was only possible by more than 800 negative controls, which is again mostly not feasible for </w:t>
      </w:r>
      <w:r>
        <w:rPr>
          <w:rFonts w:cs="Arial" w:ascii="Arial" w:hAnsi="Arial"/>
        </w:rPr>
        <w:t>mechanism-focused studies and experimental mouse models.</w:t>
      </w:r>
    </w:p>
    <w:p>
      <w:pPr>
        <w:pStyle w:val="Heading2"/>
        <w:spacing w:lineRule="auto" w:line="480"/>
        <w:jc w:val="both"/>
        <w:rPr>
          <w:rFonts w:ascii="Arial" w:hAnsi="Arial" w:eastAsia="Aptos" w:cs="Arial"/>
          <w:color w:val="auto"/>
          <w:sz w:val="24"/>
          <w:szCs w:val="24"/>
        </w:rPr>
      </w:pPr>
      <w:r>
        <w:rPr>
          <w:rFonts w:eastAsia="Aptos" w:cs="Arial" w:ascii="Arial" w:hAnsi="Arial"/>
          <w:color w:val="auto"/>
          <w:sz w:val="24"/>
          <w:szCs w:val="24"/>
        </w:rPr>
        <w:t>In summary, our findings from one of the largest NCT surveys underscore the significant human contribution to batch effects, which must be accounted for in low-biomass studies. Moreover, we show that an adjusted Nj approach reliably captures intratumoral microbial composition in fresh frozen samples, but not in FFPE tissues, making it suitable for mechanism-based analyses.</w:t>
      </w:r>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4" w:name="sample-collection-and-processing"/>
      <w:r>
        <w:rPr>
          <w:rFonts w:cs="Arial" w:ascii="Arial" w:hAnsi="Arial"/>
        </w:rPr>
        <w:t xml:space="preserve">Negative control samples were collected at several steps of a pipeline to counter against </w:t>
      </w:r>
      <w:commentRangeStart w:id="6"/>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6"/>
      <w:r>
        <w:commentReference w:id="6"/>
      </w:r>
      <w:r>
        <w:rPr>
          <w:rFonts w:cs="Arial" w:ascii="Arial" w:hAnsi="Arial"/>
        </w:rPr>
        <w:t>genome of 13550 bacterial taxa, latest updat</w:t>
      </w:r>
      <w:bookmarkEnd w:id="4"/>
      <w:r>
        <w:rPr>
          <w:rFonts w:cs="Arial" w:ascii="Arial" w:hAnsi="Arial"/>
        </w:rPr>
        <w:t>ed on December 2024.</w:t>
      </w:r>
    </w:p>
    <w:p>
      <w:pPr>
        <w:pStyle w:val="BodyText"/>
        <w:spacing w:lineRule="auto" w:line="480"/>
        <w:jc w:val="both"/>
        <w:rPr>
          <w:rFonts w:ascii="Arial" w:hAnsi="Arial" w:cs="Arial"/>
          <w:color w:themeColor="text1" w:val="000000"/>
        </w:rPr>
      </w:pPr>
      <w:r>
        <w:rPr>
          <w:rFonts w:cs="Arial" w:ascii="Arial" w:hAnsi="Arial"/>
        </w:rPr>
        <w:t xml:space="preserve">Mice experiments were </w:t>
      </w:r>
      <w:r>
        <w:rPr>
          <w:rFonts w:cs="Arial" w:ascii="Arial" w:hAnsi="Arial"/>
          <w:color w:themeColor="text1" w:val="000000"/>
        </w:rPr>
        <w:t xml:space="preserve">conducted in the Central </w:t>
      </w:r>
      <w:hyperlink r:id="rId3">
        <w:r>
          <w:rPr>
            <w:rStyle w:val="Hyperlink"/>
            <w:rFonts w:cs="Arial" w:ascii="Arial" w:hAnsi="Arial"/>
            <w:color w:themeColor="text1" w:val="000000"/>
          </w:rPr>
          <w:t>Animal Experimental</w:t>
        </w:r>
      </w:hyperlink>
      <w:r>
        <w:rPr>
          <w:rFonts w:cs="Arial" w:ascii="Arial" w:hAnsi="Arial"/>
          <w:color w:themeColor="text1" w:val="000000"/>
        </w:rPr>
        <w:t xml:space="preserve"> Facility at the University Medical Center Goettingen, Germany. Approval was obtained by the LAVES Niedersachsen, Germany (application number 19/3085). </w:t>
      </w:r>
      <w:hyperlink r:id="rId4">
        <w:r>
          <w:rPr>
            <w:rStyle w:val="Hyperlink"/>
            <w:rFonts w:cs="Arial" w:ascii="Arial" w:hAnsi="Arial"/>
            <w:color w:themeColor="text1" w:val="000000"/>
          </w:rPr>
          <w:t>Animals</w:t>
        </w:r>
      </w:hyperlink>
      <w:r>
        <w:rPr>
          <w:rFonts w:cs="Arial" w:ascii="Arial" w:hAnsi="Arial"/>
          <w:color w:themeColor="text1" w:val="000000"/>
        </w:rPr>
        <w:t xml:space="preserve"> were housed under the following conditions: light-dark-cycle of 12 h/12 h, 23 ± 1 °C room temperature (RT), 40–60% humidity, and non-sterile cages. The KPC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color w:themeColor="text1" w:val="000000"/>
        </w:rPr>
        <w:t xml:space="preserve">) mouse model used in this study has been previously </w:t>
      </w:r>
      <w:commentRangeStart w:id="7"/>
      <w:r>
        <w:rPr>
          <w:rFonts w:cs="Arial" w:ascii="Arial" w:hAnsi="Arial"/>
          <w:color w:themeColor="text1" w:val="000000"/>
        </w:rPr>
        <w:t>described</w:t>
      </w:r>
      <w:r>
        <w:rPr>
          <w:rFonts w:cs="Arial" w:ascii="Arial" w:hAnsi="Arial"/>
          <w:color w:themeColor="text1" w:val="000000"/>
        </w:rPr>
      </w:r>
      <w:commentRangeEnd w:id="7"/>
      <w:r>
        <w:commentReference w:id="7"/>
      </w:r>
      <w:r>
        <w:rPr>
          <w:rFonts w:cs="Arial" w:ascii="Arial" w:hAnsi="Arial"/>
          <w:color w:themeColor="text1" w:val="000000"/>
        </w:rPr>
        <w:t xml:space="preserve">. After tumor onset animals were screend 2-3 times a week and sacrificed when following criteria were fulfilled: overall morbidity, lethargy, signs of pain, rough fur, loss of self-care and social behavior, </w:t>
      </w:r>
      <w:hyperlink r:id="rId5">
        <w:r>
          <w:rPr>
            <w:rStyle w:val="Hyperlink"/>
            <w:rFonts w:cs="Arial" w:ascii="Arial" w:hAnsi="Arial"/>
            <w:color w:themeColor="text1" w:val="000000"/>
          </w:rPr>
          <w:t>ascites</w:t>
        </w:r>
      </w:hyperlink>
      <w:r>
        <w:rPr>
          <w:rFonts w:cs="Arial" w:ascii="Arial" w:hAnsi="Arial"/>
          <w:color w:themeColor="text1" w:val="000000"/>
        </w:rPr>
        <w:t xml:space="preserve">, </w:t>
      </w:r>
      <w:hyperlink r:id="rId6">
        <w:r>
          <w:rPr>
            <w:rStyle w:val="Hyperlink"/>
            <w:rFonts w:cs="Arial" w:ascii="Arial" w:hAnsi="Arial"/>
            <w:color w:themeColor="text1" w:val="000000"/>
          </w:rPr>
          <w:t>cachexia</w:t>
        </w:r>
      </w:hyperlink>
      <w:r>
        <w:rPr>
          <w:rFonts w:cs="Arial" w:ascii="Arial" w:hAnsi="Arial"/>
          <w:color w:themeColor="text1" w:val="000000"/>
        </w:rPr>
        <w:t xml:space="preserve">, </w:t>
      </w:r>
      <w:hyperlink r:id="rId7">
        <w:r>
          <w:rPr>
            <w:rStyle w:val="Hyperlink"/>
            <w:rFonts w:cs="Arial" w:ascii="Arial" w:hAnsi="Arial"/>
            <w:color w:themeColor="text1" w:val="000000"/>
          </w:rPr>
          <w:t>body weight</w:t>
        </w:r>
      </w:hyperlink>
      <w:r>
        <w:rPr>
          <w:rFonts w:cs="Arial" w:ascii="Arial" w:hAnsi="Arial"/>
          <w:color w:themeColor="text1" w:val="000000"/>
        </w:rPr>
        <w:t xml:space="preserve"> loss of ≥20%.</w:t>
      </w:r>
    </w:p>
    <w:p>
      <w:pPr>
        <w:pStyle w:val="BodyText"/>
        <w:spacing w:lineRule="auto" w:line="480"/>
        <w:jc w:val="both"/>
        <w:rPr>
          <w:rFonts w:ascii="Arial" w:hAnsi="Arial" w:cs="Arial"/>
          <w:color w:themeColor="text1" w:val="000000"/>
        </w:rPr>
      </w:pPr>
      <w:commentRangeStart w:id="8"/>
      <w:r>
        <w:rPr>
          <w:rFonts w:cs="Arial" w:ascii="Arial" w:hAnsi="Arial"/>
          <w:color w:themeColor="text1" w:val="000000"/>
        </w:rPr>
        <w:t>DNA-Extraction</w:t>
      </w:r>
    </w:p>
    <w:p>
      <w:pPr>
        <w:pStyle w:val="Heading3"/>
        <w:spacing w:lineRule="auto" w:line="480"/>
        <w:jc w:val="both"/>
        <w:rPr>
          <w:rFonts w:ascii="Arial" w:hAnsi="Arial" w:cs="Arial"/>
        </w:rPr>
      </w:pPr>
      <w:bookmarkStart w:id="5" w:name="s-rrna-sequencing"/>
      <w:r>
        <w:rPr>
          <w:rFonts w:cs="Arial" w:ascii="Arial" w:hAnsi="Arial"/>
        </w:rPr>
        <w:t>16S rRNA Sequencing</w:t>
      </w:r>
      <w:bookmarkEnd w:id="5"/>
      <w:commentRangeEnd w:id="8"/>
      <w:r>
        <w:commentReference w:id="8"/>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6" w:name="normalization"/>
      <w:r>
        <w:rPr>
          <w:rFonts w:cs="Arial" w:ascii="Arial" w:hAnsi="Arial"/>
        </w:rPr>
        <w:t xml:space="preserve">We applied </w:t>
      </w:r>
      <w:commentRangeStart w:id="9"/>
      <w:r>
        <w:rPr>
          <w:rFonts w:cs="Arial" w:ascii="Arial" w:hAnsi="Arial"/>
        </w:rPr>
        <w:t>rarefaction</w:t>
      </w:r>
      <w:r>
        <w:rPr>
          <w:rFonts w:cs="Arial" w:ascii="Arial" w:hAnsi="Arial"/>
        </w:rPr>
      </w:r>
      <w:commentRangeEnd w:id="9"/>
      <w:r>
        <w:commentReference w:id="9"/>
      </w:r>
      <w:r>
        <w:rPr>
          <w:rFonts w:cs="Arial" w:ascii="Arial" w:hAnsi="Arial"/>
        </w:rPr>
        <w:t xml:space="preserve"> and Wrench method in R package (8</w:t>
      </w:r>
      <w:bookmarkEnd w:id="6"/>
      <w:r>
        <w:rPr>
          <w:rFonts w:cs="Arial" w:ascii="Arial" w:hAnsi="Arial"/>
        </w:rPr>
        <w:t>) for normalization.</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7" w:name="Xd1ff9c421cd0ba9a4e1536e9faf60ab9fbcf794"/>
      <w:r>
        <w:rPr>
          <w:rFonts w:cs="Arial" w:ascii="Arial" w:hAnsi="Arial"/>
        </w:rPr>
        <w:t>In the murine PDAC fresh frozen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bookmarkEnd w:id="7"/>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8"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8"/>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9" w:name="decontamination-methods"/>
      <w:r>
        <w:rPr>
          <w:rFonts w:cs="Arial" w:ascii="Arial" w:hAnsi="Arial"/>
        </w:rPr>
        <w:t xml:space="preserve">Four decontamination approaches were evaluated: (1) Restrictive filtering: taxa detected in any </w:t>
      </w:r>
      <w:commentRangeStart w:id="10"/>
      <w:r>
        <w:rPr>
          <w:rFonts w:cs="Arial" w:ascii="Arial" w:hAnsi="Arial"/>
        </w:rPr>
        <w:t>NCT samples were excluded from further analyses; (2) Decontam (6): probability-based classification of contaminant taxa using negative control prevalence; (3) SCRuB (2): source tracking-based contaminant removal; and (4) Nejman et. al. procedure (7): the decontamination strategy incorporating multiple filtering criteria. Notbly, instead of binomial testing as Nejman et al. described in (7), we applied Fisher test instead due to small number of samples and negative controls. The implementation of those four decontamination methods is available in the github repository</w:t>
      </w:r>
      <w:bookmarkEnd w:id="9"/>
      <w:r>
        <w:rPr>
          <w:rFonts w:cs="Arial" w:ascii="Arial" w:hAnsi="Arial"/>
        </w:rPr>
      </w:r>
      <w:commentRangeEnd w:id="10"/>
      <w:r>
        <w:commentReference w:id="10"/>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0" w:name="composite-score"/>
      <w:bookmarkStart w:id="11" w:name="materials-and-methods"/>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0"/>
      <w:bookmarkEnd w:id="11"/>
    </w:p>
    <w:p>
      <w:pPr>
        <w:pStyle w:val="Heading2"/>
        <w:rPr>
          <w:rFonts w:ascii="Arial" w:hAnsi="Arial" w:cs="Arial"/>
        </w:rPr>
      </w:pPr>
      <w:bookmarkStart w:id="12" w:name="data-and-code-availability"/>
      <w:r>
        <w:rPr>
          <w:rFonts w:cs="Arial" w:ascii="Arial" w:hAnsi="Arial"/>
        </w:rPr>
        <w:t>Data and Code Availability</w:t>
      </w:r>
      <w:bookmarkEnd w:id="12"/>
    </w:p>
    <w:p>
      <w:pPr>
        <w:pStyle w:val="BodyText"/>
        <w:rPr>
          <w:rFonts w:ascii="Arial" w:hAnsi="Arial" w:cs="Arial"/>
        </w:rPr>
      </w:pPr>
      <w:r>
        <w:rPr>
          <w:rFonts w:cs="Arial" w:ascii="Arial" w:hAnsi="Arial"/>
        </w:rPr>
      </w:r>
    </w:p>
    <w:p>
      <w:pPr>
        <w:pStyle w:val="BodyText"/>
        <w:rPr>
          <w:rFonts w:ascii="Arial" w:hAnsi="Arial" w:eastAsia="font1299" w:cs="Arial"/>
          <w:color w:val="000000"/>
        </w:rPr>
      </w:pPr>
      <w:r>
        <w:rPr>
          <w:rFonts w:eastAsia="font1299" w:cs="Arial" w:ascii="Arial" w:hAnsi="Arial"/>
          <w:color w:val="0F4761"/>
          <w:sz w:val="32"/>
          <w:szCs w:val="32"/>
        </w:rPr>
        <w:t>Abbreviations</w:t>
      </w:r>
    </w:p>
    <w:p>
      <w:pPr>
        <w:pStyle w:val="BodyText"/>
        <w:rPr>
          <w:rFonts w:ascii="Arial" w:hAnsi="Arial" w:eastAsia="font1299" w:cs="Arial"/>
          <w:color w:val="000000"/>
        </w:rPr>
      </w:pPr>
      <w:r>
        <w:rPr>
          <w:rFonts w:eastAsia="font1299" w:cs="Arial" w:ascii="Arial" w:hAnsi="Arial"/>
          <w:color w:val="000000"/>
        </w:rPr>
        <w:t>DAA – Differential abundance analysis</w:t>
      </w:r>
    </w:p>
    <w:p>
      <w:pPr>
        <w:pStyle w:val="BodyText"/>
        <w:rPr>
          <w:rFonts w:ascii="Arial" w:hAnsi="Arial" w:eastAsia="font1299" w:cs="Arial"/>
          <w:color w:val="000000"/>
        </w:rPr>
      </w:pPr>
      <w:r>
        <w:rPr>
          <w:rFonts w:eastAsia="font1299" w:cs="Arial" w:ascii="Arial" w:hAnsi="Arial"/>
          <w:color w:val="000000"/>
        </w:rPr>
        <w:t>FF – Fresh frozen samples</w:t>
      </w:r>
    </w:p>
    <w:p>
      <w:pPr>
        <w:pStyle w:val="BodyText"/>
        <w:rPr>
          <w:rFonts w:ascii="Arial" w:hAnsi="Arial" w:eastAsia="font1299" w:cs="Arial"/>
          <w:color w:val="000000"/>
        </w:rPr>
      </w:pPr>
      <w:r>
        <w:rPr>
          <w:rFonts w:eastAsia="font1299" w:cs="Arial" w:ascii="Arial" w:hAnsi="Arial"/>
          <w:color w:val="000000"/>
        </w:rPr>
        <w:t>CB – Contamination background</w:t>
      </w:r>
    </w:p>
    <w:p>
      <w:pPr>
        <w:pStyle w:val="BodyText"/>
        <w:rPr>
          <w:rFonts w:ascii="Arial" w:hAnsi="Arial" w:eastAsia="font1299" w:cs="Arial"/>
          <w:color w:val="000000"/>
        </w:rPr>
      </w:pPr>
      <w:r>
        <w:rPr>
          <w:rFonts w:eastAsia="font1299" w:cs="Arial" w:ascii="Arial" w:hAnsi="Arial"/>
          <w:color w:val="000000"/>
        </w:rPr>
        <w:t>Db-RDA – distance-based redundancy analysis</w:t>
      </w:r>
    </w:p>
    <w:p>
      <w:pPr>
        <w:pStyle w:val="BodyText"/>
        <w:rPr>
          <w:rFonts w:ascii="Arial" w:hAnsi="Arial" w:eastAsia="font1299" w:cs="Arial"/>
          <w:color w:val="000000"/>
        </w:rPr>
      </w:pPr>
      <w:r>
        <w:rPr>
          <w:rFonts w:eastAsia="font1299" w:cs="Arial" w:ascii="Arial" w:hAnsi="Arial"/>
          <w:color w:val="000000"/>
        </w:rPr>
        <w:t>FFPE – Formalin-fixed paraffin-embedded samples</w:t>
      </w:r>
    </w:p>
    <w:p>
      <w:pPr>
        <w:pStyle w:val="BodyText"/>
        <w:rPr>
          <w:rFonts w:ascii="Arial" w:hAnsi="Arial" w:eastAsia="font1299" w:cs="Arial"/>
          <w:color w:val="000000"/>
        </w:rPr>
      </w:pPr>
      <w:r>
        <w:rPr>
          <w:rFonts w:eastAsia="font1299" w:cs="Arial" w:ascii="Arial" w:hAnsi="Arial"/>
          <w:color w:val="000000"/>
        </w:rPr>
        <w:t>LP – Laboratory person</w:t>
      </w:r>
    </w:p>
    <w:p>
      <w:pPr>
        <w:pStyle w:val="BodyText"/>
        <w:rPr>
          <w:rFonts w:ascii="Arial" w:hAnsi="Arial" w:eastAsia="font1299" w:cs="Arial"/>
          <w:color w:val="000000"/>
        </w:rPr>
      </w:pPr>
      <w:r>
        <w:rPr>
          <w:rFonts w:eastAsia="font1299" w:cs="Arial" w:ascii="Arial" w:hAnsi="Arial"/>
          <w:color w:val="000000"/>
        </w:rPr>
        <w:t>NCT – Negative controls</w:t>
      </w:r>
    </w:p>
    <w:p>
      <w:pPr>
        <w:pStyle w:val="BodyText"/>
        <w:rPr>
          <w:rFonts w:ascii="Arial" w:hAnsi="Arial" w:eastAsia="font1299" w:cs="Arial"/>
          <w:color w:val="000000"/>
        </w:rPr>
      </w:pPr>
      <w:r>
        <w:rPr>
          <w:rFonts w:eastAsia="font1299" w:cs="Arial" w:ascii="Arial" w:hAnsi="Arial"/>
          <w:color w:val="000000"/>
        </w:rPr>
        <w:t>ND – Non-decontaminated</w:t>
      </w:r>
    </w:p>
    <w:p>
      <w:pPr>
        <w:pStyle w:val="BodyText"/>
        <w:rPr>
          <w:rFonts w:ascii="Arial" w:hAnsi="Arial" w:eastAsia="font1299" w:cs="Arial"/>
          <w:color w:val="000000"/>
        </w:rPr>
      </w:pPr>
      <w:r>
        <w:rPr>
          <w:rFonts w:eastAsia="font1299" w:cs="Arial" w:ascii="Arial" w:hAnsi="Arial"/>
          <w:color w:val="000000"/>
        </w:rPr>
        <w:t>Nj – Nejman approach</w:t>
      </w:r>
    </w:p>
    <w:p>
      <w:pPr>
        <w:pStyle w:val="BodyText"/>
        <w:rPr>
          <w:rFonts w:ascii="Arial" w:hAnsi="Arial" w:eastAsia="font1299" w:cs="Arial"/>
          <w:color w:val="000000"/>
        </w:rPr>
      </w:pPr>
      <w:r>
        <w:rPr>
          <w:rFonts w:eastAsia="font1299" w:cs="Arial" w:ascii="Arial" w:hAnsi="Arial"/>
          <w:color w:val="000000"/>
        </w:rPr>
        <w:t>ONT – Oxford Nanopore Technologies</w:t>
      </w:r>
    </w:p>
    <w:p>
      <w:pPr>
        <w:pStyle w:val="BodyText"/>
        <w:rPr>
          <w:rFonts w:ascii="Arial" w:hAnsi="Arial" w:eastAsia="font1299" w:cs="Arial"/>
          <w:color w:val="000000"/>
        </w:rPr>
      </w:pPr>
      <w:r>
        <w:rPr>
          <w:rFonts w:eastAsia="font1299" w:cs="Arial" w:ascii="Arial" w:hAnsi="Arial"/>
          <w:color w:val="000000"/>
        </w:rPr>
        <w:t>PDAC – Pancreatic ductal adenocarcinoma</w:t>
      </w:r>
    </w:p>
    <w:p>
      <w:pPr>
        <w:pStyle w:val="BodyText"/>
        <w:rPr>
          <w:rFonts w:ascii="Arial" w:hAnsi="Arial" w:eastAsia="font1299" w:cs="Arial"/>
          <w:color w:val="0F4761"/>
        </w:rPr>
      </w:pPr>
      <w:r>
        <w:rPr>
          <w:rFonts w:eastAsia="font1299" w:cs="Arial" w:ascii="Arial" w:hAnsi="Arial"/>
          <w:color w:val="000000"/>
        </w:rPr>
        <w:t>SCRuB - Source-tracking for Contamination Removal in microBiomes</w:t>
      </w:r>
    </w:p>
    <w:p>
      <w:pPr>
        <w:pStyle w:val="BodyText"/>
        <w:rPr>
          <w:rFonts w:ascii="Arial" w:hAnsi="Arial" w:eastAsia="font1299" w:cs="Arial"/>
          <w:color w:val="0F4761"/>
        </w:rPr>
      </w:pPr>
      <w:r>
        <w:rPr>
          <w:rFonts w:eastAsia="font1299" w:cs="Arial" w:ascii="Arial" w:hAnsi="Arial"/>
          <w:color w:val="0F4761"/>
        </w:rPr>
      </w:r>
    </w:p>
    <w:p>
      <w:pPr>
        <w:pStyle w:val="BodyText"/>
        <w:rPr>
          <w:rFonts w:ascii="Arial" w:hAnsi="Arial" w:cs="Arial"/>
          <w:lang w:val="en-GB"/>
        </w:rPr>
      </w:pPr>
      <w:r>
        <w:rPr>
          <w:rFonts w:eastAsia="font1299" w:cs="Arial" w:ascii="Arial" w:hAnsi="Arial"/>
          <w:color w:val="0F4761"/>
          <w:sz w:val="32"/>
          <w:szCs w:val="32"/>
        </w:rPr>
        <w:t>Acknowledgment</w:t>
      </w:r>
    </w:p>
    <w:p>
      <w:pPr>
        <w:pStyle w:val="BodyText"/>
        <w:spacing w:lineRule="auto" w:line="480"/>
        <w:jc w:val="both"/>
        <w:rPr>
          <w:rFonts w:ascii="Arial" w:hAnsi="Arial" w:cs="Arial"/>
        </w:rPr>
      </w:pPr>
      <w:r>
        <w:rPr>
          <w:rFonts w:cs="Arial" w:ascii="Arial" w:hAnsi="Arial"/>
          <w:lang w:val="en-GB"/>
        </w:rPr>
        <w:t xml:space="preserve">We like to thank Jutta Blumberg and Ulrike Wegner, both excellent and reliable technician assistants who supported us immensely in terms of organising the DNA extraction, sequencing, preparation for </w:t>
      </w:r>
      <w:r>
        <w:rPr>
          <w:rFonts w:cs="Arial" w:ascii="Arial" w:hAnsi="Arial"/>
          <w:highlight w:val="yellow"/>
          <w:lang w:val="en-GB"/>
        </w:rPr>
        <w:t>Qiita</w:t>
      </w:r>
      <w:r>
        <w:rPr>
          <w:rFonts w:cs="Arial" w:ascii="Arial" w:hAnsi="Arial"/>
          <w:lang w:val="en-GB"/>
        </w:rPr>
        <w:t xml:space="preserve"> and daily laboratory work.</w:t>
      </w:r>
      <w:bookmarkEnd w:id="0"/>
    </w:p>
    <w:p>
      <w:pPr>
        <w:pStyle w:val="Normal"/>
        <w:rPr/>
      </w:pPr>
      <w:r>
        <w:rPr/>
      </w:r>
    </w:p>
    <w:p>
      <w:pPr>
        <w:pStyle w:val="CitaviBibliographyHeading"/>
        <w:rPr>
          <w:lang w:val="fr-FR"/>
        </w:rPr>
      </w:pPr>
      <w:r>
        <w:fldChar w:fldCharType="begin"/>
      </w:r>
      <w:r>
        <w:rPr/>
        <w:instrText xml:space="preserve">ADDIN CitaviBibliography</w:instrText>
      </w:r>
      <w:r>
        <w:rPr/>
      </w:r>
      <w:r>
        <w:rPr/>
        <w:fldChar w:fldCharType="separate"/>
      </w:r>
      <w:r>
        <w:rPr/>
      </w:r>
      <w:r>
        <w:rPr>
          <w:lang w:val="fr-FR"/>
        </w:rPr>
        <w:t>References</w:t>
      </w:r>
    </w:p>
    <w:p>
      <w:pPr>
        <w:pStyle w:val="CitaviBibliographyEntry"/>
        <w:rPr/>
      </w:pPr>
      <w:r>
        <w:rPr>
          <w:lang w:val="fr-FR"/>
        </w:rPr>
        <w:t>1.</w:t>
        <w:tab/>
      </w:r>
      <w:bookmarkStart w:id="13" w:name="_CTVL0013f1b79a6f84147ee83a9dfbfe3a422a5"/>
      <w:r>
        <w:rPr>
          <w:lang w:val="fr-FR"/>
        </w:rPr>
        <w:t>Yao, Y.</w:t>
      </w:r>
      <w:r>
        <w:rPr>
          <w:i/>
          <w:lang w:val="fr-FR"/>
        </w:rPr>
        <w:t xml:space="preserve"> et al. </w:t>
      </w:r>
      <w:r>
        <w:rPr/>
        <w:t xml:space="preserve">Microbiota in cancer: current understandings and future perspectives. </w:t>
      </w:r>
      <w:r>
        <w:rPr>
          <w:i/>
        </w:rPr>
        <w:t xml:space="preserve">Signal transduction and targeted therapy </w:t>
      </w:r>
      <w:r>
        <w:rPr>
          <w:b/>
        </w:rPr>
        <w:t xml:space="preserve">11, </w:t>
      </w:r>
      <w:r>
        <w:rPr/>
        <w:t>39; 10.1038/s41392-025-02335-3 (2026).</w:t>
      </w:r>
    </w:p>
    <w:p>
      <w:pPr>
        <w:pStyle w:val="CitaviBibliographyEntry"/>
        <w:rPr/>
      </w:pPr>
      <w:r>
        <w:rPr/>
        <w:t>2.</w:t>
        <w:tab/>
      </w:r>
      <w:bookmarkStart w:id="14" w:name="_CTVL001f7a5f1d08fac4881840b98915d6cdb65"/>
      <w:r>
        <w:rPr/>
        <w:t xml:space="preserve">Hanahan, D. Hallmarks of Cancer: New Dimensions. </w:t>
      </w:r>
      <w:r>
        <w:rPr>
          <w:i/>
        </w:rPr>
        <w:t xml:space="preserve">Cancer discovery </w:t>
      </w:r>
      <w:r>
        <w:rPr>
          <w:b/>
        </w:rPr>
        <w:t xml:space="preserve">12, </w:t>
      </w:r>
      <w:r>
        <w:rPr/>
        <w:t>31–46; 10.1158/2159-8290.CD-21-1059 (2022).</w:t>
      </w:r>
    </w:p>
    <w:p>
      <w:pPr>
        <w:pStyle w:val="CitaviBibliographyEntry"/>
        <w:rPr/>
      </w:pPr>
      <w:r>
        <w:rPr/>
        <w:t>3.</w:t>
        <w:tab/>
      </w:r>
      <w:bookmarkStart w:id="15" w:name="_CTVL0011a80755b5e8f4feb967493afc505156f"/>
      <w:r>
        <w:rPr/>
        <w:t>Pushalkar, S.</w:t>
      </w:r>
      <w:r>
        <w:rPr>
          <w:i/>
        </w:rPr>
        <w:t xml:space="preserve"> et al. </w:t>
      </w:r>
      <w:r>
        <w:rPr/>
        <w:t xml:space="preserve">The Pancreatic Cancer Microbiome Promotes Oncogenesis by Induction of Innate and Adaptive Immune Suppression. </w:t>
      </w:r>
      <w:r>
        <w:rPr>
          <w:i/>
        </w:rPr>
        <w:t xml:space="preserve">Cancer discovery </w:t>
      </w:r>
      <w:r>
        <w:rPr>
          <w:b/>
        </w:rPr>
        <w:t xml:space="preserve">8, </w:t>
      </w:r>
      <w:r>
        <w:rPr/>
        <w:t>403–416; 10.1158/2159-8290.CD-17-1134 (2018).</w:t>
      </w:r>
    </w:p>
    <w:p>
      <w:pPr>
        <w:pStyle w:val="CitaviBibliographyEntry"/>
        <w:rPr/>
      </w:pPr>
      <w:r>
        <w:rPr/>
        <w:t>4.</w:t>
        <w:tab/>
      </w:r>
      <w:bookmarkStart w:id="16" w:name="_CTVL001b3e06a05df1946dabf4c62a3f51ef184"/>
      <w:r>
        <w:rPr/>
        <w:t>Geller, L. T.</w:t>
      </w:r>
      <w:r>
        <w:rPr>
          <w:i/>
        </w:rPr>
        <w:t xml:space="preserve"> et al. </w:t>
      </w:r>
      <w:r>
        <w:rPr/>
        <w:t xml:space="preserve">Potential role of intratumor bacteria in mediating tumor resistance to the chemotherapeutic drug gemcitabine. </w:t>
      </w:r>
      <w:r>
        <w:rPr>
          <w:i/>
        </w:rPr>
        <w:t xml:space="preserve">Science (New York, N.Y.) </w:t>
      </w:r>
      <w:r>
        <w:rPr>
          <w:b/>
        </w:rPr>
        <w:t xml:space="preserve">357, </w:t>
      </w:r>
      <w:r>
        <w:rPr/>
        <w:t>1156–1160; 10.1126/science.aah5043 (2017).</w:t>
      </w:r>
    </w:p>
    <w:p>
      <w:pPr>
        <w:pStyle w:val="CitaviBibliographyEntry"/>
        <w:rPr/>
      </w:pPr>
      <w:r>
        <w:rPr/>
        <w:t>5.</w:t>
        <w:tab/>
      </w:r>
      <w:bookmarkStart w:id="17" w:name="_CTVL00184f212671e5d4f80b6ff79358613a8f4"/>
      <w:r>
        <w:rPr/>
        <w:t>Riquelme, E.</w:t>
      </w:r>
      <w:r>
        <w:rPr>
          <w:i/>
        </w:rPr>
        <w:t xml:space="preserve"> et al. </w:t>
      </w:r>
      <w:r>
        <w:rPr/>
        <w:t xml:space="preserve">Tumor Microbiome Diversity and Composition Influence Pancreatic Cancer Outcomes. </w:t>
      </w:r>
      <w:r>
        <w:rPr>
          <w:i/>
        </w:rPr>
        <w:t xml:space="preserve">Cell </w:t>
      </w:r>
      <w:r>
        <w:rPr>
          <w:b/>
        </w:rPr>
        <w:t xml:space="preserve">178, </w:t>
      </w:r>
      <w:r>
        <w:rPr/>
        <w:t>795-806.e12; 10.1016/j.cell.2019.07.008 (2019).</w:t>
      </w:r>
    </w:p>
    <w:p>
      <w:pPr>
        <w:pStyle w:val="CitaviBibliographyEntry"/>
        <w:rPr/>
      </w:pPr>
      <w:r>
        <w:rPr/>
        <w:t>6.</w:t>
        <w:tab/>
      </w:r>
      <w:bookmarkStart w:id="18" w:name="_CTVL00102a8ce77e7684325aaf6f1b2162638a5"/>
      <w:r>
        <w:rPr/>
        <w:t>Nejman, D.</w:t>
      </w:r>
      <w:r>
        <w:rPr>
          <w:i/>
        </w:rPr>
        <w:t xml:space="preserve"> et al. </w:t>
      </w:r>
      <w:r>
        <w:rPr/>
        <w:t xml:space="preserve">The human tumor microbiome is composed of tumor type-specific intracellular bacteria. </w:t>
      </w:r>
      <w:r>
        <w:rPr>
          <w:i/>
        </w:rPr>
        <w:t xml:space="preserve">Science (New York, N.Y.) </w:t>
      </w:r>
      <w:r>
        <w:rPr>
          <w:b/>
        </w:rPr>
        <w:t xml:space="preserve">368, </w:t>
      </w:r>
      <w:r>
        <w:rPr/>
        <w:t>973–980; 10.1126/science.aay9189 (2020).</w:t>
      </w:r>
    </w:p>
    <w:p>
      <w:pPr>
        <w:pStyle w:val="CitaviBibliographyEntry"/>
        <w:rPr/>
      </w:pPr>
      <w:r>
        <w:rPr/>
        <w:t>7.</w:t>
        <w:tab/>
      </w:r>
      <w:bookmarkStart w:id="19" w:name="_CTVL0013c7f56b88eaa4a6d9594ad85fe615ccd"/>
      <w:r>
        <w:rPr/>
        <w:t>Guo, W.</w:t>
      </w:r>
      <w:r>
        <w:rPr>
          <w:i/>
        </w:rPr>
        <w:t xml:space="preserve"> et al. </w:t>
      </w:r>
      <w:r>
        <w:rPr/>
        <w:t xml:space="preserve">Tumor microbiome contributes to an aggressive phenotype in the basal-like subtype of pancreatic cancer. </w:t>
      </w:r>
      <w:r>
        <w:rPr>
          <w:i/>
        </w:rPr>
        <w:t xml:space="preserve">Communications biology </w:t>
      </w:r>
      <w:r>
        <w:rPr>
          <w:b/>
        </w:rPr>
        <w:t xml:space="preserve">4, </w:t>
      </w:r>
      <w:r>
        <w:rPr/>
        <w:t>1019; 10.1038/s42003-021-02557-5 (2021).</w:t>
      </w:r>
    </w:p>
    <w:p>
      <w:pPr>
        <w:pStyle w:val="CitaviBibliographyEntry"/>
        <w:rPr/>
      </w:pPr>
      <w:r>
        <w:rPr/>
        <w:t>8.</w:t>
        <w:tab/>
      </w:r>
      <w:bookmarkStart w:id="20" w:name="_CTVL0017b1011aca851402792f5a9d62df476d0"/>
      <w:r>
        <w:rPr/>
        <w:t xml:space="preserve">Davis, N. M., Proctor, D. M., Holmes, S. P., Relman, D. A. &amp; Callahan, B. J. Simple statistical identification and removal of contaminant sequences in marker-gene and metagenomics data. </w:t>
      </w:r>
      <w:r>
        <w:rPr>
          <w:i/>
        </w:rPr>
        <w:t xml:space="preserve">Microbiome </w:t>
      </w:r>
      <w:r>
        <w:rPr>
          <w:b/>
        </w:rPr>
        <w:t xml:space="preserve">6, </w:t>
      </w:r>
      <w:r>
        <w:rPr/>
        <w:t>226; 10.1186/s40168-018-0605-2 (2018).</w:t>
      </w:r>
    </w:p>
    <w:p>
      <w:pPr>
        <w:pStyle w:val="CitaviBibliographyEntry"/>
        <w:rPr/>
      </w:pPr>
      <w:r>
        <w:rPr/>
        <w:t>9.</w:t>
        <w:tab/>
      </w:r>
      <w:bookmarkStart w:id="21" w:name="_CTVL001a7763191cbcf4be08deb7ed8ea0300bf"/>
      <w:r>
        <w:rPr/>
        <w:t>Austin, G. I.</w:t>
      </w:r>
      <w:r>
        <w:rPr>
          <w:i/>
        </w:rPr>
        <w:t xml:space="preserve"> et al. </w:t>
      </w:r>
      <w:r>
        <w:rPr/>
        <w:t xml:space="preserve">Contamination source modeling with SCRuB improves cancer phenotype prediction from microbiome data. </w:t>
      </w:r>
      <w:r>
        <w:rPr>
          <w:i/>
        </w:rPr>
        <w:t xml:space="preserve">Nature biotechnology </w:t>
      </w:r>
      <w:r>
        <w:rPr>
          <w:b/>
        </w:rPr>
        <w:t xml:space="preserve">41, </w:t>
      </w:r>
      <w:r>
        <w:rPr/>
        <w:t>1820–1828; 10.1038/s41587-023-01696-w (2023).</w:t>
      </w:r>
    </w:p>
    <w:p>
      <w:pPr>
        <w:pStyle w:val="CitaviBibliographyEntry"/>
        <w:rPr/>
      </w:pPr>
      <w:r>
        <w:rPr>
          <w:lang w:val="de-DE"/>
        </w:rPr>
        <w:t>10.</w:t>
        <w:tab/>
      </w:r>
      <w:bookmarkStart w:id="22" w:name="_CTVL001169871ed5dc5447cb4abe7414c97068c"/>
      <w:r>
        <w:rPr>
          <w:lang w:val="de-DE"/>
        </w:rPr>
        <w:t>Ammer-Herrmenau, C.</w:t>
      </w:r>
      <w:r>
        <w:rPr>
          <w:i/>
          <w:lang w:val="de-DE"/>
        </w:rPr>
        <w:t xml:space="preserve"> et al. </w:t>
      </w:r>
      <w:r>
        <w:rPr/>
        <w:t xml:space="preserve">Comprehensive Wet-Bench and Bioinformatics Workflow for Complex Microbiota Using Oxford Nanopore Technologies. </w:t>
      </w:r>
      <w:r>
        <w:rPr>
          <w:i/>
        </w:rPr>
        <w:t xml:space="preserve">mSystems </w:t>
      </w:r>
      <w:r>
        <w:rPr>
          <w:b/>
        </w:rPr>
        <w:t xml:space="preserve">6, </w:t>
      </w:r>
      <w:r>
        <w:rPr/>
        <w:t>e0075021; 10.1128/mSystems.00750-21 (2021).</w:t>
      </w:r>
    </w:p>
    <w:p>
      <w:pPr>
        <w:pStyle w:val="CitaviBibliographyEntry"/>
        <w:rPr/>
      </w:pPr>
      <w:r>
        <w:rPr/>
        <w:t>11.</w:t>
        <w:tab/>
      </w:r>
      <w:bookmarkStart w:id="23" w:name="_CTVL0013519a90fa5134c24bd86e319f201897f"/>
      <w:r>
        <w:rPr/>
        <w:t>Zhang, T.</w:t>
      </w:r>
      <w:r>
        <w:rPr>
          <w:i/>
        </w:rPr>
        <w:t xml:space="preserve"> et al. </w:t>
      </w:r>
      <w:r>
        <w:rPr/>
        <w:t xml:space="preserve">The newest Oxford Nanopore R10.4.1 full-length 16S rRNA sequencing enables the accurate resolution of species-level microbial community profiling. </w:t>
      </w:r>
      <w:r>
        <w:rPr>
          <w:i/>
        </w:rPr>
        <w:t xml:space="preserve">Applied and environmental microbiology </w:t>
      </w:r>
      <w:r>
        <w:rPr>
          <w:b/>
        </w:rPr>
        <w:t xml:space="preserve">89, </w:t>
      </w:r>
      <w:r>
        <w:rPr/>
        <w:t>e0060523; 10.1128/aem.00605-23 (2023).</w:t>
      </w:r>
    </w:p>
    <w:p>
      <w:pPr>
        <w:pStyle w:val="CitaviBibliographyEntry"/>
        <w:rPr/>
      </w:pPr>
      <w:r>
        <w:rPr/>
        <w:t>12.</w:t>
        <w:tab/>
      </w:r>
      <w:bookmarkStart w:id="24" w:name="_CTVL0016c2c96e7f0e1467088bbebf6ce37fb14"/>
      <w:r>
        <w:rPr/>
        <w:t>Peng, X.</w:t>
      </w:r>
      <w:r>
        <w:rPr>
          <w:i/>
        </w:rPr>
        <w:t xml:space="preserve"> et al. </w:t>
      </w:r>
      <w:r>
        <w:rPr/>
        <w:t xml:space="preserve">Oral microbiota in human systematic diseases. </w:t>
      </w:r>
      <w:r>
        <w:rPr>
          <w:i/>
        </w:rPr>
        <w:t xml:space="preserve">International journal of oral science </w:t>
      </w:r>
      <w:r>
        <w:rPr>
          <w:b/>
        </w:rPr>
        <w:t xml:space="preserve">14, </w:t>
      </w:r>
      <w:r>
        <w:rPr/>
        <w:t>14; 10.1038/s41368-022-00163-7 (2022).</w:t>
      </w:r>
    </w:p>
    <w:p>
      <w:pPr>
        <w:pStyle w:val="CitaviBibliographyEntry"/>
        <w:rPr/>
      </w:pPr>
      <w:r>
        <w:rPr/>
        <w:t>13.</w:t>
        <w:tab/>
      </w:r>
      <w:bookmarkStart w:id="25" w:name="_CTVL00102fb79089e734d22b396d8ca52b8bef8"/>
      <w:r>
        <w:rPr/>
        <w:t xml:space="preserve">Schorr, L., Mathies, M., Elinav, E. &amp; Puschhof, J. Intracellular bacteria in cancer-prospects and debates. </w:t>
      </w:r>
      <w:r>
        <w:rPr>
          <w:i/>
        </w:rPr>
        <w:t xml:space="preserve">NPJ biofilms and microbiomes </w:t>
      </w:r>
      <w:r>
        <w:rPr>
          <w:b/>
        </w:rPr>
        <w:t xml:space="preserve">9, </w:t>
      </w:r>
      <w:r>
        <w:rPr/>
        <w:t>76; 10.1038/s41522-023-00446-9 (2023).</w:t>
      </w:r>
    </w:p>
    <w:p>
      <w:pPr>
        <w:pStyle w:val="CitaviBibliographyEntry"/>
        <w:rPr/>
      </w:pPr>
      <w:r>
        <w:rPr/>
        <w:t>14.</w:t>
        <w:tab/>
      </w:r>
      <w:bookmarkStart w:id="26" w:name="_CTVL001bb539b890ea94f9491c239fb0d351b65"/>
      <w:r>
        <w:rPr/>
        <w:t>Salter, S. J.</w:t>
      </w:r>
      <w:r>
        <w:rPr>
          <w:i/>
        </w:rPr>
        <w:t xml:space="preserve"> et al. </w:t>
      </w:r>
      <w:r>
        <w:rPr/>
        <w:t xml:space="preserve">Reagent and laboratory contamination can critically impact sequence-based microbiome analyses. </w:t>
      </w:r>
      <w:r>
        <w:rPr>
          <w:i/>
        </w:rPr>
        <w:t xml:space="preserve">BMC biology </w:t>
      </w:r>
      <w:r>
        <w:rPr>
          <w:b/>
        </w:rPr>
        <w:t xml:space="preserve">12, </w:t>
      </w:r>
      <w:r>
        <w:rPr/>
        <w:t>87; 10.1186/s12915-014-0087-z (2014).</w:t>
      </w:r>
    </w:p>
    <w:p>
      <w:pPr>
        <w:pStyle w:val="CitaviBibliographyEntry"/>
        <w:rPr/>
      </w:pPr>
      <w:r>
        <w:rPr/>
        <w:t>15.</w:t>
        <w:tab/>
      </w:r>
      <w:bookmarkStart w:id="27" w:name="_CTVL001c8d58b2d6e2f4c5a9bad8d2acc498072"/>
      <w:r>
        <w:rPr/>
        <w:t>Weyrich, L. S.</w:t>
      </w:r>
      <w:r>
        <w:rPr>
          <w:i/>
        </w:rPr>
        <w:t xml:space="preserve"> et al. </w:t>
      </w:r>
      <w:r>
        <w:rPr/>
        <w:t xml:space="preserve">Laboratory contamination over time during low-biomass sample analysis. </w:t>
      </w:r>
      <w:r>
        <w:rPr>
          <w:i/>
        </w:rPr>
        <w:t xml:space="preserve">Molecular ecology resources </w:t>
      </w:r>
      <w:r>
        <w:rPr>
          <w:b/>
        </w:rPr>
        <w:t xml:space="preserve">19, </w:t>
      </w:r>
      <w:r>
        <w:rPr/>
        <w:t>982–996; 10.1111/1755-0998.13011 (2019).</w:t>
      </w:r>
    </w:p>
    <w:p>
      <w:pPr>
        <w:pStyle w:val="CitaviBibliographyEntry"/>
        <w:rPr/>
      </w:pPr>
      <w:r>
        <w:rPr/>
        <w:t>16.</w:t>
        <w:tab/>
      </w:r>
      <w:bookmarkStart w:id="28" w:name="_CTVL0017782bb8ef3ab4a908e3627f530b9e41f"/>
      <w:r>
        <w:rPr/>
        <w:t xml:space="preserve">Stinson, L. F., Keelan, J. A. &amp; Payne, M. S. Identification and removal of contaminating microbial DNA from PCR reagents: impact on low-biomass microbiome analyses. </w:t>
      </w:r>
      <w:r>
        <w:rPr>
          <w:i/>
        </w:rPr>
        <w:t xml:space="preserve">Letters in applied microbiology </w:t>
      </w:r>
      <w:r>
        <w:rPr>
          <w:b/>
        </w:rPr>
        <w:t xml:space="preserve">68, </w:t>
      </w:r>
      <w:r>
        <w:rPr/>
        <w:t>2–8; 10.1111/lam.13091 (2019).</w:t>
      </w:r>
    </w:p>
    <w:p>
      <w:pPr>
        <w:pStyle w:val="CitaviBibliographyEntry"/>
        <w:rPr/>
      </w:pPr>
      <w:r>
        <w:rPr/>
        <w:t>17.</w:t>
        <w:tab/>
      </w:r>
      <w:bookmarkStart w:id="29" w:name="_CTVL00155d6163121ff498fbbbf4cf8628f1d1f"/>
      <w:r>
        <w:rPr/>
        <w:t>Fierer, N.</w:t>
      </w:r>
      <w:r>
        <w:rPr>
          <w:i/>
        </w:rPr>
        <w:t xml:space="preserve"> et al. </w:t>
      </w:r>
      <w:r>
        <w:rPr/>
        <w:t xml:space="preserve">Guidelines for preventing and reporting contamination in low-biomass microbiome studies. </w:t>
      </w:r>
      <w:r>
        <w:rPr>
          <w:i/>
        </w:rPr>
        <w:t xml:space="preserve">Nature microbiology </w:t>
      </w:r>
      <w:r>
        <w:rPr>
          <w:b/>
        </w:rPr>
        <w:t xml:space="preserve">10, </w:t>
      </w:r>
      <w:r>
        <w:rPr/>
        <w:t>1570–1580; 10.1038/s41564-025-02035-2 (2025).</w:t>
      </w:r>
    </w:p>
    <w:p>
      <w:pPr>
        <w:pStyle w:val="CitaviBibliographyEntry"/>
        <w:rPr/>
      </w:pPr>
      <w:r>
        <w:rPr/>
        <w:t>18.</w:t>
        <w:tab/>
      </w:r>
      <w:bookmarkStart w:id="30" w:name="_CTVL00191f6a3ec7bd74bb69313ea375020c799"/>
      <w:r>
        <w:rPr/>
        <w:t>Eisenhofer, R.</w:t>
      </w:r>
      <w:r>
        <w:rPr>
          <w:i/>
        </w:rPr>
        <w:t xml:space="preserve"> et al. </w:t>
      </w:r>
      <w:r>
        <w:rPr/>
        <w:t xml:space="preserve">Contamination in Low Microbial Biomass Microbiome Studies: Issues and Recommendations. </w:t>
      </w:r>
      <w:r>
        <w:rPr>
          <w:i/>
        </w:rPr>
        <w:t xml:space="preserve">Trends in microbiology </w:t>
      </w:r>
      <w:r>
        <w:rPr>
          <w:b/>
        </w:rPr>
        <w:t xml:space="preserve">27, </w:t>
      </w:r>
      <w:r>
        <w:rPr/>
        <w:t>105–117; 10.1016/j.tim.2018.11.003 (2019).</w:t>
      </w:r>
    </w:p>
    <w:p>
      <w:pPr>
        <w:pStyle w:val="CitaviBibliographyEntry"/>
        <w:rPr/>
      </w:pPr>
      <w:r>
        <w:rPr>
          <w:lang w:val="fr-FR"/>
        </w:rPr>
        <w:t>19.</w:t>
        <w:tab/>
      </w:r>
      <w:bookmarkStart w:id="31" w:name="_CTVL0016e81d8e7ecb74cb490d968ac813e9513"/>
      <w:r>
        <w:rPr>
          <w:lang w:val="fr-FR"/>
        </w:rPr>
        <w:t>Johnson, J. S.</w:t>
      </w:r>
      <w:r>
        <w:rPr>
          <w:i/>
          <w:lang w:val="fr-FR"/>
        </w:rPr>
        <w:t xml:space="preserve"> et al. </w:t>
      </w:r>
      <w:r>
        <w:rPr/>
        <w:t xml:space="preserve">Evaluation of 16S rRNA gene sequencing for species and strain-level microbiome analysis. </w:t>
      </w:r>
      <w:r>
        <w:rPr>
          <w:i/>
        </w:rPr>
        <w:t xml:space="preserve">Nature communications </w:t>
      </w:r>
      <w:r>
        <w:rPr>
          <w:b/>
        </w:rPr>
        <w:t xml:space="preserve">10, </w:t>
      </w:r>
      <w:r>
        <w:rPr/>
        <w:t>5029; 10.1038/s41467-019-13036-1 (2019).</w:t>
      </w:r>
    </w:p>
    <w:p>
      <w:pPr>
        <w:pStyle w:val="CitaviBibliographyEntry"/>
        <w:rPr/>
      </w:pPr>
      <w:r>
        <w:rPr/>
        <w:t>20.</w:t>
        <w:tab/>
      </w:r>
      <w:bookmarkStart w:id="32" w:name="_CTVL0019968ff6325a34474835d4dfb141be3e6"/>
      <w:r>
        <w:rPr/>
        <w:t>Zepeda-Rivera, M.</w:t>
      </w:r>
      <w:r>
        <w:rPr>
          <w:i/>
        </w:rPr>
        <w:t xml:space="preserve"> et al. </w:t>
      </w:r>
      <w:r>
        <w:rPr/>
        <w:t xml:space="preserve">A distinct Fusobacterium nucleatum clade dominates the colorectal cancer niche. </w:t>
      </w:r>
      <w:r>
        <w:rPr>
          <w:i/>
        </w:rPr>
        <w:t xml:space="preserve">Nature </w:t>
      </w:r>
      <w:r>
        <w:rPr>
          <w:b/>
        </w:rPr>
        <w:t xml:space="preserve">628, </w:t>
      </w:r>
      <w:r>
        <w:rPr/>
        <w:t>424–432; 10.1038/s41586-024-07182-w (2024).</w:t>
      </w:r>
    </w:p>
    <w:p>
      <w:pPr>
        <w:pStyle w:val="CitaviBibliographyEntry"/>
        <w:rPr/>
      </w:pPr>
      <w:r>
        <w:rPr>
          <w:lang w:val="it-IT"/>
        </w:rPr>
        <w:t>21.</w:t>
        <w:tab/>
      </w:r>
      <w:bookmarkStart w:id="33" w:name="_CTVL0018d7bfce4c951474a86c821b1313d55d8"/>
      <w:r>
        <w:rPr>
          <w:lang w:val="it-IT"/>
        </w:rPr>
        <w:t>Galeano Niño, J. L.</w:t>
      </w:r>
      <w:r>
        <w:rPr>
          <w:i/>
          <w:lang w:val="it-IT"/>
        </w:rPr>
        <w:t xml:space="preserve"> et al. </w:t>
      </w:r>
      <w:r>
        <w:rPr/>
        <w:t xml:space="preserve">Effect of the intratumoral microbiota on spatial and cellular heterogeneity in cancer. </w:t>
      </w:r>
      <w:r>
        <w:rPr>
          <w:i/>
        </w:rPr>
        <w:t xml:space="preserve">Nature </w:t>
      </w:r>
      <w:r>
        <w:rPr>
          <w:b/>
        </w:rPr>
        <w:t xml:space="preserve">611, </w:t>
      </w:r>
      <w:r>
        <w:rPr/>
        <w:t>810–817; 10.1038/s41586-022-05435-0 (2022).</w:t>
      </w:r>
      <w:r>
        <w:rPr/>
      </w:r>
      <w:r>
        <w:rPr/>
        <w:fldChar w:fldCharType="end"/>
      </w:r>
      <w:sdt>
        <w:sdtPr>
          <w:placeholder>
            <w:docPart w:val="DefaultPlaceholder_-1854013440"/>
          </w:placeholder>
          <w:tag w:val="CitaviBibliography"/>
          <w:id w:val="-1065794269"/>
          <w:text/>
        </w:sdtPr>
        <w:sdtContent>
          <w:r>
            <w:rPr/>
          </w:r>
          <w:r>
            <w:rPr/>
          </w:r>
        </w:sdtContent>
      </w:sdt>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pPr>
        <w:pStyle w:val="Normal"/>
        <w:spacing w:before="0" w:after="200"/>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 Ammer-Herrmenau" w:date="2026-07-27T22:01:00Z" w:initials="CA">
    <w:p>
      <w:pPr>
        <w:overflowPunct w:val="false"/>
        <w:spacing w:before="0" w:after="0"/>
        <w:rPr/>
      </w:pPr>
      <w:r>
        <w:rPr>
          <w:rFonts w:ascii="Liberation Serif" w:hAnsi="Liberation Serif" w:eastAsia="DejaVu Sans" w:cs="Noto Sans Arabic UI"/>
          <w:lang w:val="en-US" w:eastAsia="en-US" w:bidi="en-US"/>
        </w:rPr>
        <w:t>Please include beta diversity, and if feasible alpha diversity plots.</w:t>
      </w:r>
    </w:p>
  </w:comment>
  <w:comment w:id="1" w:author="Christoph Ammer-Herrmenau" w:date="2026-07-27T22:00:00Z" w:initials="CA">
    <w:p>
      <w:pPr>
        <w:overflowPunct w:val="false"/>
        <w:spacing w:before="0" w:after="0"/>
        <w:rPr/>
      </w:pPr>
      <w:r>
        <w:rPr>
          <w:rFonts w:ascii="Liberation Serif" w:hAnsi="Liberation Serif" w:eastAsia="DejaVu Sans" w:cs="Noto Sans Arabic UI"/>
          <w:lang w:val="en-US" w:eastAsia="en-US" w:bidi="en-US"/>
        </w:rPr>
        <w:t>Supplementary figure</w:t>
      </w:r>
    </w:p>
  </w:comment>
  <w:comment w:id="2" w:author="Linh Dang" w:date="2026-07-30T12:18:28Z" w:initials="LD">
    <w:p>
      <w:pPr>
        <w:overflowPunct w:val="false"/>
        <w:spacing w:before="0" w:after="0"/>
        <w:rPr/>
      </w:pPr>
      <w:r>
        <w:rPr>
          <w:rFonts w:ascii="Liberation Serif" w:hAnsi="Liberation Serif" w:eastAsia="DejaVu Sans" w:cs="Noto Sans Arabic UI"/>
          <w:lang w:val="en-US" w:eastAsia="en-US" w:bidi="en-US"/>
        </w:rPr>
        <w:t>In the SCRuB paper, they also conducted a benchmarking with simulated data, but not intratumoral PDAC samples.</w:t>
      </w:r>
    </w:p>
  </w:comment>
  <w:comment w:id="3" w:author="Christoph Ammer-Herrmenau" w:date="2026-07-29T21:27:00Z" w:initials="CA">
    <w:p w14:paraId="01000000">
      <w:pPr>
        <w:overflowPunct w:val="false"/>
        <w:spacing w:before="0" w:after="0"/>
        <w:rPr/>
      </w:pPr>
      <w:r>
        <w:rPr>
          <w:rFonts w:ascii="Liberation Serif" w:hAnsi="Liberation Serif" w:eastAsia="DejaVu Sans" w:cs="Noto Sans Arabic UI"/>
          <w:lang w:val="en-US" w:eastAsia="en-US" w:bidi="en-US"/>
        </w:rPr>
        <w:t xml:space="preserve">Here we have the weakness that we have not applied different thresholds of p-value and only have taken the default 0.1. We also have not applied the </w:t>
      </w:r>
      <w:r>
        <w:rPr>
          <w:rFonts w:ascii="Liberation Serif" w:hAnsi="Liberation Serif" w:eastAsia="DejaVu Sans" w:cs="Noto Sans Arabic UI"/>
          <w:i/>
          <w:iCs/>
          <w:lang w:val="en-US" w:eastAsia="en-US" w:bidi="en-US"/>
        </w:rPr>
        <w:t>isNotContaminant</w:t>
      </w:r>
      <w:r>
        <w:rPr>
          <w:rFonts w:ascii="Liberation Serif" w:hAnsi="Liberation Serif" w:eastAsia="DejaVu Sans" w:cs="Noto Sans Arabic UI"/>
          <w:lang w:val="en-US" w:eastAsia="en-US" w:bidi="en-US"/>
        </w:rPr>
        <w:t xml:space="preserve"> function. Maybe for the revision. </w:t>
      </w:r>
    </w:p>
  </w:comment>
  <w:comment w:id="4" w:author="Linh Dang" w:date="2026-07-30T12:24:02Z" w:initials="LD">
    <w:p>
      <w:pPr>
        <w:overflowPunct w:val="false"/>
        <w:spacing w:before="0" w:after="0"/>
        <w:rPr/>
      </w:pPr>
      <w:r>
        <w:rPr>
          <w:rFonts w:ascii="Liberation Serif" w:hAnsi="Liberation Serif" w:eastAsia="DejaVu Sans" w:cs="Noto Sans Arabic UI"/>
          <w:i/>
          <w:sz w:val="16"/>
          <w:lang w:val="en-US" w:eastAsia="en-US" w:bidi="en-US"/>
        </w:rPr>
        <w:t>Reply to Christoph Ammer-Herrmenau (07/29/2026, 21:27): "..."</w:t>
      </w:r>
    </w:p>
    <w:p w14:paraId="02000000">
      <w:pPr>
        <w:overflowPunct w:val="false"/>
        <w:spacing w:before="238" w:after="198"/>
        <w:rPr/>
      </w:pPr>
      <w:r>
        <w:rPr>
          <w:rFonts w:ascii="Liberation Serif" w:hAnsi="Liberation Serif" w:eastAsia="DejaVu Sans" w:cs="Noto Sans Arabic UI"/>
          <w:sz w:val="20"/>
          <w:szCs w:val="20"/>
          <w:lang w:val="en-US" w:eastAsia="en-US" w:bidi="en-US"/>
        </w:rPr>
        <w:t>Indeed, we used the cutoff value 0.5 (default is 0.1), which is condered more aggressive. Here is the quote from decontam’s author: “ In the prevalence test there is a special value worth knowing, threshold=0.5, that will identify as contaminants all sequences thare are more prevalent in negative controls than in positive samples.” https://benjjneb.github.io/decontam/vignettes/decontam_intro.html</w:t>
      </w:r>
    </w:p>
  </w:comment>
  <w:comment w:id="5" w:author="Christoph Ammer-Herrmenau" w:date="2026-07-29T21:50:00Z" w:initials="CA">
    <w:p w14:paraId="03000000">
      <w:pPr>
        <w:overflowPunct w:val="false"/>
        <w:spacing w:before="0" w:after="0"/>
        <w:rPr/>
      </w:pPr>
      <w:r>
        <w:rPr>
          <w:rFonts w:ascii="Liberation Serif" w:hAnsi="Liberation Serif" w:eastAsia="DejaVu Sans" w:cs="Noto Sans Arabic UI"/>
          <w:lang w:val="en-US" w:eastAsia="en-US" w:bidi="en-US"/>
        </w:rPr>
        <w:t>Agree?</w:t>
      </w:r>
    </w:p>
  </w:comment>
  <w:comment w:id="6" w:author="Christoph Ammer-Herrmenau" w:date="2026-04-25T22:24:00Z" w:initials="CA">
    <w:p>
      <w:pPr>
        <w:overflowPunct w:val="false"/>
        <w:spacing w:before="0" w:after="0"/>
        <w:rPr/>
      </w:pPr>
      <w:r>
        <w:rPr>
          <w:rFonts w:ascii="Liberation Serif" w:hAnsi="Liberation Serif" w:eastAsia="DejaVu Sans" w:cs="Liberation Serif"/>
          <w:lang w:val="en-US" w:eastAsia="en-US" w:bidi="en-US"/>
        </w:rPr>
        <w:t xml:space="preserve">Here we need AS, coverage, qscore from basecalling. Also the KPC mice need to be mentioned. </w:t>
      </w:r>
    </w:p>
  </w:comment>
  <w:comment w:id="7" w:author="Christoph Ammer-Herrmenau" w:date="2026-04-25T22:28:00Z" w:initials="CA">
    <w:p>
      <w:pPr>
        <w:overflowPunct w:val="false"/>
        <w:spacing w:before="0" w:after="0"/>
        <w:rPr/>
      </w:pPr>
      <w:r>
        <w:rPr>
          <w:rFonts w:ascii="Liberation Serif" w:hAnsi="Liberation Serif" w:eastAsia="DejaVu Sans" w:cs="Liberation Serif"/>
          <w:lang w:val="en-US" w:eastAsia="en-US" w:bidi="en-US"/>
        </w:rPr>
        <w:t xml:space="preserve">Trp53R172H and KrasG12D cooperate to promote chromosomal instability and widely metastatic pancreatic ductal adenocarcinoma in mice </w:t>
      </w:r>
    </w:p>
  </w:comment>
  <w:comment w:id="8" w:author="Christoph Ammer-Herrmenau" w:date="2026-04-25T22:33:00Z" w:initials="CA">
    <w:p>
      <w:pPr>
        <w:overflowPunct w:val="false"/>
        <w:spacing w:before="0" w:after="0"/>
        <w:rPr/>
      </w:pPr>
      <w:r>
        <w:rPr>
          <w:rFonts w:ascii="Liberation Serif" w:hAnsi="Liberation Serif" w:eastAsia="DejaVu Sans" w:cs="Liberation Serif"/>
          <w:lang w:val="en-US" w:eastAsia="en-US" w:bidi="en-US"/>
        </w:rPr>
        <w:t xml:space="preserve">Here you can derive the section from our previous publications, like PMID: </w:t>
      </w:r>
      <w:r>
        <w:rPr>
          <w:rFonts w:ascii="Liberation Serif" w:hAnsi="Liberation Serif" w:eastAsia="DejaVu Sans" w:cs="Liberation Serif"/>
          <w:b/>
          <w:bCs/>
          <w:lang w:val="en-US" w:eastAsia="en-US" w:bidi="en-US"/>
        </w:rPr>
        <w:t>37541802</w:t>
      </w:r>
      <w:r>
        <w:rPr>
          <w:rFonts w:ascii="Liberation Serif" w:hAnsi="Liberation Serif" w:eastAsia="DejaVu Sans" w:cs="Liberation Serif"/>
          <w:lang w:val="en-US" w:eastAsia="en-US" w:bidi="en-US"/>
        </w:rPr>
        <w:t xml:space="preserve">. This one should also be cited as well as PMID: </w:t>
      </w:r>
      <w:r>
        <w:rPr>
          <w:rFonts w:ascii="Liberation Serif" w:hAnsi="Liberation Serif" w:eastAsia="DejaVu Sans" w:cs="Liberation Serif"/>
          <w:b/>
          <w:bCs/>
          <w:lang w:val="en-US" w:eastAsia="en-US" w:bidi="en-US"/>
        </w:rPr>
        <w:t>41298102</w:t>
      </w:r>
      <w:r>
        <w:rPr>
          <w:rFonts w:ascii="Liberation Serif" w:hAnsi="Liberation Serif" w:eastAsia="DejaVu Sans" w:cs="Liberation Serif"/>
          <w:lang w:val="en-US" w:eastAsia="en-US" w:bidi="en-US"/>
        </w:rPr>
        <w:t xml:space="preserve"> </w:t>
      </w:r>
    </w:p>
  </w:comment>
  <w:comment w:id="9" w:author="Christoph Ammer-Herrmenau" w:date="2026-04-25T22:22:00Z" w:initials="CA">
    <w:p>
      <w:pPr>
        <w:overflowPunct w:val="false"/>
        <w:spacing w:before="0" w:after="0"/>
        <w:rPr/>
      </w:pPr>
      <w:r>
        <w:rPr>
          <w:rFonts w:ascii="Liberation Serif" w:hAnsi="Liberation Serif" w:eastAsia="DejaVu Sans" w:cs="Liberation Serif"/>
          <w:lang w:val="en-US" w:eastAsia="en-US" w:bidi="en-US"/>
        </w:rPr>
        <w:t>Here I would implement rarefaction curves in supplemental. Furthermore, we need to specify which cut-off for rarefaction was chosen.</w:t>
      </w:r>
    </w:p>
  </w:comment>
  <w:comment w:id="10" w:author="Christoph Ammer-Herrmenau" w:date="2026-04-25T22:21:00Z" w:initials="CA">
    <w:p>
      <w:pPr>
        <w:overflowPunct w:val="false"/>
        <w:spacing w:before="0" w:after="0"/>
        <w:rPr/>
      </w:pPr>
      <w:r>
        <w:rPr>
          <w:rFonts w:ascii="Liberation Serif" w:hAnsi="Liberation Serif" w:eastAsia="DejaVu Sans" w:cs="Liberation Serif"/>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780e"/>
    <w:pPr>
      <w:widowControl/>
      <w:suppressAutoHyphens w:val="true"/>
      <w:bidi w:val="0"/>
      <w:spacing w:lineRule="auto" w:line="240" w:before="0" w:after="200"/>
      <w:jc w:val="left"/>
    </w:pPr>
    <w:rPr>
      <w:rFonts w:ascii="Aptos" w:hAnsi="Aptos" w:eastAsia="Aptos" w:cs="font1299"/>
      <w:color w:val="auto"/>
      <w:kern w:val="0"/>
      <w:sz w:val="24"/>
      <w:szCs w:val="24"/>
      <w:lang w:val="en-US" w:eastAsia="zh-CN" w:bidi="ar-SA"/>
      <w14:ligatures w14:val="none"/>
    </w:rPr>
  </w:style>
  <w:style w:type="paragraph" w:styleId="Heading1">
    <w:name w:val="Heading 1"/>
    <w:basedOn w:val="Normal"/>
    <w:next w:val="Normal"/>
    <w:link w:val="berschrift1Zchn"/>
    <w:uiPriority w:val="9"/>
    <w:qFormat/>
    <w:rsid w:val="00bf78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nhideWhenUsed/>
    <w:qFormat/>
    <w:rsid w:val="00bf78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nhideWhenUsed/>
    <w:qFormat/>
    <w:rsid w:val="00bf78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nhideWhenUsed/>
    <w:qFormat/>
    <w:rsid w:val="00bf78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bf78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bf78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bf78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bf78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bf78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bf780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bf780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bf780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bf780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bf780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bf780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bf780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bf780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bf780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bf780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bf780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bf780e"/>
    <w:rPr>
      <w:i/>
      <w:iCs/>
      <w:color w:themeColor="text1" w:themeTint="bf" w:val="404040"/>
    </w:rPr>
  </w:style>
  <w:style w:type="character" w:styleId="IntenseEmphasis">
    <w:name w:val="Intense Emphasis"/>
    <w:basedOn w:val="DefaultParagraphFont"/>
    <w:uiPriority w:val="21"/>
    <w:qFormat/>
    <w:rsid w:val="00bf780e"/>
    <w:rPr>
      <w:i/>
      <w:iCs/>
      <w:color w:themeColor="accent1" w:themeShade="bf" w:val="0F4761"/>
    </w:rPr>
  </w:style>
  <w:style w:type="character" w:styleId="IntensivesZitatZchn" w:customStyle="1">
    <w:name w:val="Intensives Zitat Zchn"/>
    <w:basedOn w:val="DefaultParagraphFont"/>
    <w:link w:val="IntenseQuote"/>
    <w:uiPriority w:val="30"/>
    <w:qFormat/>
    <w:rsid w:val="00bf780e"/>
    <w:rPr>
      <w:i/>
      <w:iCs/>
      <w:color w:themeColor="accent1" w:themeShade="bf" w:val="0F4761"/>
    </w:rPr>
  </w:style>
  <w:style w:type="character" w:styleId="IntenseReference">
    <w:name w:val="Intense Reference"/>
    <w:basedOn w:val="DefaultParagraphFont"/>
    <w:uiPriority w:val="32"/>
    <w:qFormat/>
    <w:rsid w:val="00bf780e"/>
    <w:rPr>
      <w:b/>
      <w:bCs/>
      <w:smallCaps/>
      <w:color w:themeColor="accent1" w:themeShade="bf" w:val="0F4761"/>
      <w:spacing w:val="5"/>
    </w:rPr>
  </w:style>
  <w:style w:type="character" w:styleId="Hyperlink">
    <w:name w:val="Hyperlink"/>
    <w:rsid w:val="00bf780e"/>
    <w:rPr>
      <w:color w:val="156082"/>
    </w:rPr>
  </w:style>
  <w:style w:type="character" w:styleId="Strong">
    <w:name w:val="Strong"/>
    <w:qFormat/>
    <w:rsid w:val="00bf780e"/>
    <w:rPr>
      <w:b/>
      <w:bCs/>
    </w:rPr>
  </w:style>
  <w:style w:type="character" w:styleId="Emphasis">
    <w:name w:val="Emphasis"/>
    <w:qFormat/>
    <w:rsid w:val="00bf780e"/>
    <w:rPr>
      <w:i/>
      <w:iCs/>
    </w:rPr>
  </w:style>
  <w:style w:type="character" w:styleId="TextkrperZchn" w:customStyle="1">
    <w:name w:val="Textkörper Zchn"/>
    <w:basedOn w:val="DefaultParagraphFont"/>
    <w:qFormat/>
    <w:rsid w:val="00bf780e"/>
    <w:rPr>
      <w:rFonts w:ascii="Aptos" w:hAnsi="Aptos" w:eastAsia="Aptos" w:cs="font1299"/>
      <w:kern w:val="0"/>
      <w:sz w:val="24"/>
      <w:szCs w:val="24"/>
      <w:lang w:val="en-US" w:eastAsia="zh-CN"/>
      <w14:ligatures w14:val="none"/>
    </w:rPr>
  </w:style>
  <w:style w:type="character" w:styleId="annotationreference">
    <w:name w:val="annotation reference"/>
    <w:uiPriority w:val="99"/>
    <w:semiHidden/>
    <w:unhideWhenUsed/>
    <w:qFormat/>
    <w:rsid w:val="00bf780e"/>
    <w:rPr>
      <w:sz w:val="16"/>
      <w:szCs w:val="16"/>
    </w:rPr>
  </w:style>
  <w:style w:type="character" w:styleId="KommentartextZchn" w:customStyle="1">
    <w:name w:val="Kommentartext Zchn"/>
    <w:basedOn w:val="DefaultParagraphFont"/>
    <w:uiPriority w:val="99"/>
    <w:semiHidden/>
    <w:qFormat/>
    <w:rsid w:val="00bf780e"/>
    <w:rPr>
      <w:rFonts w:ascii="Aptos" w:hAnsi="Aptos" w:eastAsia="Aptos" w:cs="font1299"/>
      <w:kern w:val="0"/>
      <w:sz w:val="20"/>
      <w:szCs w:val="20"/>
      <w:lang w:val="en-US" w:eastAsia="zh-CN"/>
      <w14:ligatures w14:val="none"/>
    </w:rPr>
  </w:style>
  <w:style w:type="character" w:styleId="KommentartextZchn1" w:customStyle="1">
    <w:name w:val="Kommentartext Zchn1"/>
    <w:link w:val="AnnotationText"/>
    <w:uiPriority w:val="99"/>
    <w:qFormat/>
    <w:rsid w:val="00bf780e"/>
    <w:rPr>
      <w:rFonts w:ascii="Aptos" w:hAnsi="Aptos" w:eastAsia="Aptos" w:cs="font1299"/>
      <w:kern w:val="0"/>
      <w:sz w:val="20"/>
      <w:szCs w:val="20"/>
      <w:lang w:val="en-US" w:eastAsia="zh-CN"/>
      <w14:ligatures w14:val="none"/>
    </w:rPr>
  </w:style>
  <w:style w:type="character" w:styleId="PlaceholderText">
    <w:name w:val="Placeholder Text"/>
    <w:basedOn w:val="DefaultParagraphFont"/>
    <w:uiPriority w:val="99"/>
    <w:semiHidden/>
    <w:qFormat/>
    <w:rsid w:val="00bf780e"/>
    <w:rPr>
      <w:color w:val="666666"/>
    </w:rPr>
  </w:style>
  <w:style w:type="character" w:styleId="FirstParagraphZchn" w:customStyle="1">
    <w:name w:val="First Paragraph Zchn"/>
    <w:basedOn w:val="TextkrperZchn"/>
    <w:link w:val="FirstParagraph"/>
    <w:qFormat/>
    <w:rsid w:val="00bf780e"/>
    <w:rPr>
      <w:rFonts w:ascii="Aptos" w:hAnsi="Aptos" w:eastAsia="Aptos" w:cs="font1299"/>
      <w:kern w:val="0"/>
      <w:sz w:val="24"/>
      <w:szCs w:val="24"/>
      <w:lang w:val="en-US" w:eastAsia="zh-CN"/>
      <w14:ligatures w14:val="none"/>
    </w:rPr>
  </w:style>
  <w:style w:type="character" w:styleId="CitaviBibliographyHeadingZchn" w:customStyle="1">
    <w:name w:val="Citavi Bibliography Heading Zchn"/>
    <w:basedOn w:val="FirstParagraphZchn"/>
    <w:link w:val="Citavi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40"/>
      <w:szCs w:val="40"/>
      <w:lang w:val="en-US" w:eastAsia="zh-CN"/>
      <w14:ligatures w14:val="none"/>
    </w:rPr>
  </w:style>
  <w:style w:type="character" w:styleId="CitaviChapterBibliographyHeadingZchn" w:customStyle="1">
    <w:name w:val="Citavi Chapter Bibliography Heading Zchn"/>
    <w:basedOn w:val="FirstParagraphZchn"/>
    <w:link w:val="CitaviChapter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32"/>
      <w:szCs w:val="32"/>
      <w:lang w:val="en-US" w:eastAsia="zh-CN"/>
      <w14:ligatures w14:val="none"/>
    </w:rPr>
  </w:style>
  <w:style w:type="character" w:styleId="CitaviBibliographySubheading1Zchn" w:customStyle="1">
    <w:name w:val="Citavi Bibliography Subheading 1 Zchn"/>
    <w:basedOn w:val="FirstParagraphZchn"/>
    <w:link w:val="CitaviBibliographySubheading1"/>
    <w:uiPriority w:val="99"/>
    <w:qFormat/>
    <w:rsid w:val="00bf780e"/>
    <w:rPr>
      <w:rFonts w:ascii="Arial" w:hAnsi="Arial" w:eastAsia="" w:cs="Arial" w:eastAsiaTheme="majorEastAsia"/>
      <w:color w:themeColor="accent1" w:themeShade="bf" w:val="0F4761"/>
      <w:kern w:val="0"/>
      <w:sz w:val="32"/>
      <w:szCs w:val="32"/>
      <w:lang w:val="en-US" w:eastAsia="zh-CN"/>
      <w14:ligatures w14:val="none"/>
    </w:rPr>
  </w:style>
  <w:style w:type="character" w:styleId="CitaviBibliographySubheading2Zchn" w:customStyle="1">
    <w:name w:val="Citavi Bibliography Subheading 2 Zchn"/>
    <w:basedOn w:val="FirstParagraphZchn"/>
    <w:link w:val="CitaviBibliographySubheading2"/>
    <w:uiPriority w:val="99"/>
    <w:qFormat/>
    <w:rsid w:val="00bf780e"/>
    <w:rPr>
      <w:rFonts w:ascii="Arial" w:hAnsi="Arial" w:eastAsia="" w:cs="Arial" w:eastAsiaTheme="majorEastAsia"/>
      <w:color w:themeColor="accent1" w:themeShade="bf" w:val="0F4761"/>
      <w:kern w:val="0"/>
      <w:sz w:val="28"/>
      <w:szCs w:val="28"/>
      <w:lang w:val="en-US" w:eastAsia="zh-CN"/>
      <w14:ligatures w14:val="none"/>
    </w:rPr>
  </w:style>
  <w:style w:type="character" w:styleId="CitaviBibliographySubheading3Zchn" w:customStyle="1">
    <w:name w:val="Citavi Bibliography Subheading 3 Zchn"/>
    <w:basedOn w:val="FirstParagraphZchn"/>
    <w:link w:val="CitaviBibliographySubheading3"/>
    <w:uiPriority w:val="99"/>
    <w:qFormat/>
    <w:rsid w:val="00bf780e"/>
    <w:rPr>
      <w:rFonts w:ascii="Arial" w:hAnsi="Arial" w:eastAsia="" w:cs="Arial" w:eastAsiaTheme="majorEastAsia"/>
      <w:i/>
      <w:iCs/>
      <w:color w:themeColor="accent1" w:themeShade="bf" w:val="0F4761"/>
      <w:kern w:val="0"/>
      <w:sz w:val="24"/>
      <w:szCs w:val="24"/>
      <w:lang w:val="en-US" w:eastAsia="zh-CN"/>
      <w14:ligatures w14:val="none"/>
    </w:rPr>
  </w:style>
  <w:style w:type="character" w:styleId="CitaviBibliographySubheading4Zchn" w:customStyle="1">
    <w:name w:val="Citavi Bibliography Subheading 4 Zchn"/>
    <w:basedOn w:val="FirstParagraphZchn"/>
    <w:link w:val="CitaviBibliographySubheading4"/>
    <w:uiPriority w:val="99"/>
    <w:qFormat/>
    <w:rsid w:val="00bf780e"/>
    <w:rPr>
      <w:rFonts w:ascii="Arial" w:hAnsi="Arial" w:eastAsia="" w:cs="Arial" w:eastAsiaTheme="majorEastAsia"/>
      <w:color w:themeColor="accent1" w:themeShade="bf" w:val="0F4761"/>
      <w:kern w:val="0"/>
      <w:sz w:val="24"/>
      <w:szCs w:val="24"/>
      <w:lang w:val="en-US" w:eastAsia="zh-CN"/>
      <w14:ligatures w14:val="none"/>
    </w:rPr>
  </w:style>
  <w:style w:type="character" w:styleId="CitaviBibliographySubheading5Zchn" w:customStyle="1">
    <w:name w:val="Citavi Bibliography Subheading 5 Zchn"/>
    <w:basedOn w:val="FirstParagraphZchn"/>
    <w:link w:val="CitaviBibliographySubheading5"/>
    <w:uiPriority w:val="99"/>
    <w:qFormat/>
    <w:rsid w:val="00bf780e"/>
    <w:rPr>
      <w:rFonts w:ascii="Arial" w:hAnsi="Arial" w:eastAsia="" w:cs="Arial" w:eastAsiaTheme="majorEastAsia"/>
      <w:i/>
      <w:iCs/>
      <w:color w:themeColor="text1" w:themeTint="a6" w:val="595959"/>
      <w:kern w:val="0"/>
      <w:sz w:val="24"/>
      <w:szCs w:val="24"/>
      <w:lang w:val="en-US" w:eastAsia="zh-CN"/>
      <w14:ligatures w14:val="none"/>
    </w:rPr>
  </w:style>
  <w:style w:type="character" w:styleId="CitaviBibliographySubheading6Zchn" w:customStyle="1">
    <w:name w:val="Citavi Bibliography Subheading 6 Zchn"/>
    <w:basedOn w:val="FirstParagraphZchn"/>
    <w:link w:val="CitaviBibliographySubheading6"/>
    <w:uiPriority w:val="99"/>
    <w:qFormat/>
    <w:rsid w:val="00bf780e"/>
    <w:rPr>
      <w:rFonts w:ascii="Arial" w:hAnsi="Arial" w:eastAsia="" w:cs="Arial" w:eastAsiaTheme="majorEastAsia"/>
      <w:color w:themeColor="text1" w:themeTint="a6" w:val="595959"/>
      <w:kern w:val="0"/>
      <w:sz w:val="24"/>
      <w:szCs w:val="24"/>
      <w:lang w:val="en-US" w:eastAsia="zh-CN"/>
      <w14:ligatures w14:val="none"/>
    </w:rPr>
  </w:style>
  <w:style w:type="character" w:styleId="CitaviBibliographySubheading7Zchn" w:customStyle="1">
    <w:name w:val="Citavi Bibliography Subheading 7 Zchn"/>
    <w:basedOn w:val="FirstParagraphZchn"/>
    <w:link w:val="CitaviBibliographySubheading7"/>
    <w:uiPriority w:val="99"/>
    <w:qFormat/>
    <w:rsid w:val="00bf780e"/>
    <w:rPr>
      <w:rFonts w:ascii="Arial" w:hAnsi="Arial" w:eastAsia="" w:cs="Arial" w:eastAsiaTheme="majorEastAsia"/>
      <w:i/>
      <w:iCs/>
      <w:color w:themeColor="text1" w:themeTint="d8" w:val="272727"/>
      <w:kern w:val="0"/>
      <w:sz w:val="24"/>
      <w:szCs w:val="24"/>
      <w:lang w:val="en-US" w:eastAsia="zh-CN"/>
      <w14:ligatures w14:val="none"/>
    </w:rPr>
  </w:style>
  <w:style w:type="character" w:styleId="CitaviBibliographySubheading8Zchn" w:customStyle="1">
    <w:name w:val="Citavi Bibliography Subheading 8 Zchn"/>
    <w:basedOn w:val="FirstParagraphZchn"/>
    <w:link w:val="CitaviBibliographySubheading8"/>
    <w:uiPriority w:val="99"/>
    <w:qFormat/>
    <w:rsid w:val="00bf780e"/>
    <w:rPr>
      <w:rFonts w:ascii="Arial" w:hAnsi="Arial" w:eastAsia="" w:cs="Arial" w:eastAsiaTheme="majorEastAsia"/>
      <w:color w:themeColor="text1" w:themeTint="d8" w:val="272727"/>
      <w:kern w:val="0"/>
      <w:sz w:val="24"/>
      <w:szCs w:val="24"/>
      <w:lang w:val="en-US" w:eastAsia="zh-CN"/>
      <w14:ligatures w14:val="none"/>
    </w:rPr>
  </w:style>
  <w:style w:type="character" w:styleId="KommentarthemaZchn" w:customStyle="1">
    <w:name w:val="Kommentarthema Zchn"/>
    <w:basedOn w:val="KommentartextZchn1"/>
    <w:link w:val="annotationsubject"/>
    <w:uiPriority w:val="99"/>
    <w:semiHidden/>
    <w:qFormat/>
    <w:rsid w:val="00c52e4f"/>
    <w:rPr>
      <w:rFonts w:ascii="Aptos" w:hAnsi="Aptos" w:eastAsia="Aptos" w:cs="font1299"/>
      <w:b/>
      <w:bCs/>
      <w:kern w:val="0"/>
      <w:sz w:val="20"/>
      <w:szCs w:val="20"/>
      <w:lang w:val="en-US" w:eastAsia="zh-CN"/>
      <w14:ligatures w14:val="no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krperZchn"/>
    <w:rsid w:val="00bf780e"/>
    <w:pPr>
      <w:spacing w:before="180" w:after="18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f780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bf78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bf780e"/>
    <w:pPr>
      <w:spacing w:before="160" w:after="200"/>
      <w:jc w:val="center"/>
    </w:pPr>
    <w:rPr>
      <w:i/>
      <w:iCs/>
      <w:color w:themeColor="text1" w:themeTint="bf" w:val="404040"/>
    </w:rPr>
  </w:style>
  <w:style w:type="paragraph" w:styleId="ListParagraph">
    <w:name w:val="List Paragraph"/>
    <w:basedOn w:val="Normal"/>
    <w:uiPriority w:val="34"/>
    <w:qFormat/>
    <w:rsid w:val="00bf780e"/>
    <w:pPr>
      <w:spacing w:before="0" w:after="200"/>
      <w:ind w:left="720"/>
      <w:contextualSpacing/>
    </w:pPr>
    <w:rPr/>
  </w:style>
  <w:style w:type="paragraph" w:styleId="IntenseQuote">
    <w:name w:val="Intense Quote"/>
    <w:basedOn w:val="Normal"/>
    <w:next w:val="Normal"/>
    <w:link w:val="IntensivesZitatZchn"/>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irstParagraph" w:customStyle="1">
    <w:name w:val="First Paragraph"/>
    <w:basedOn w:val="BodyText"/>
    <w:next w:val="BodyText"/>
    <w:link w:val="FirstParagraphZchn"/>
    <w:qFormat/>
    <w:rsid w:val="00bf780e"/>
    <w:pPr/>
    <w:rPr/>
  </w:style>
  <w:style w:type="paragraph" w:styleId="Literaturverzeichnis1" w:customStyle="1">
    <w:name w:val="Literaturverzeichnis1"/>
    <w:basedOn w:val="Normal"/>
    <w:qFormat/>
    <w:rsid w:val="00bf780e"/>
    <w:pPr/>
    <w:rPr/>
  </w:style>
  <w:style w:type="paragraph" w:styleId="Inhaltsverzeichnisberschrift1" w:customStyle="1">
    <w:name w:val="Inhaltsverzeichnisüberschrift1"/>
    <w:basedOn w:val="Heading1"/>
    <w:next w:val="BodyText"/>
    <w:qFormat/>
    <w:rsid w:val="00bf780e"/>
    <w:pPr>
      <w:spacing w:lineRule="auto" w:line="252" w:before="240" w:after="80"/>
      <w:outlineLvl w:val="9"/>
    </w:pPr>
    <w:rPr>
      <w:rFonts w:ascii="Aptos Display" w:hAnsi="Aptos Display" w:eastAsia="font1299" w:cs="font1299"/>
      <w:color w:themeColor="accent1" w:themeShade="bf" w:val="0F4761"/>
    </w:rPr>
  </w:style>
  <w:style w:type="paragraph" w:styleId="KeinLeerraum1" w:customStyle="1">
    <w:name w:val="Kein Leerraum1"/>
    <w:qFormat/>
    <w:rsid w:val="00bf780e"/>
    <w:pPr>
      <w:widowControl/>
      <w:suppressAutoHyphens w:val="true"/>
      <w:bidi w:val="0"/>
      <w:spacing w:lineRule="auto" w:line="240" w:before="0" w:after="0"/>
      <w:jc w:val="left"/>
    </w:pPr>
    <w:rPr>
      <w:rFonts w:ascii="Aptos" w:hAnsi="Aptos" w:eastAsia="font1299" w:cs="font1299"/>
      <w:color w:val="auto"/>
      <w:kern w:val="0"/>
      <w:sz w:val="22"/>
      <w:szCs w:val="28"/>
      <w:lang w:val="en-US" w:eastAsia="ko-KR" w:bidi="bn-BD"/>
      <w14:ligatures w14:val="none"/>
    </w:rPr>
  </w:style>
  <w:style w:type="paragraph" w:styleId="CitaviBibliographyEntry" w:customStyle="1">
    <w:name w:val="Citavi Bibliography Entry"/>
    <w:basedOn w:val="Normal"/>
    <w:qFormat/>
    <w:rsid w:val="00bf780e"/>
    <w:pPr>
      <w:tabs>
        <w:tab w:val="clear" w:pos="708"/>
        <w:tab w:val="left" w:pos="454" w:leader="none"/>
      </w:tabs>
      <w:spacing w:before="0" w:after="120"/>
      <w:ind w:hanging="454" w:left="454"/>
    </w:pPr>
    <w:rPr/>
  </w:style>
  <w:style w:type="paragraph" w:styleId="AnnotationText">
    <w:name w:val="Annotation Text"/>
    <w:basedOn w:val="Normal"/>
    <w:link w:val="KommentartextZchn1"/>
    <w:uiPriority w:val="99"/>
    <w:unhideWhenUsed/>
    <w:rsid w:val="00bf780e"/>
    <w:pPr/>
    <w:rPr>
      <w:sz w:val="20"/>
      <w:szCs w:val="20"/>
    </w:rPr>
  </w:style>
  <w:style w:type="paragraph" w:styleId="CitaviBibliographyHeading" w:customStyle="1">
    <w:name w:val="Citavi Bibliography Heading"/>
    <w:basedOn w:val="Heading1"/>
    <w:link w:val="CitaviBibliographyHeadingZchn"/>
    <w:uiPriority w:val="99"/>
    <w:qFormat/>
    <w:rsid w:val="00bf780e"/>
    <w:pPr/>
    <w:rPr/>
  </w:style>
  <w:style w:type="paragraph" w:styleId="CitaviChapterBibliographyHeading" w:customStyle="1">
    <w:name w:val="Citavi Chapter Bibliography Heading"/>
    <w:basedOn w:val="Heading2"/>
    <w:link w:val="CitaviChapterBibliographyHeadingZchn"/>
    <w:uiPriority w:val="99"/>
    <w:qFormat/>
    <w:rsid w:val="00bf780e"/>
    <w:pPr/>
    <w:rPr/>
  </w:style>
  <w:style w:type="paragraph" w:styleId="CitaviBibliographySubheading1" w:customStyle="1">
    <w:name w:val="Citavi Bibliography Subheading 1"/>
    <w:basedOn w:val="Heading2"/>
    <w:link w:val="CitaviBibliographySubheading1Zchn"/>
    <w:uiPriority w:val="99"/>
    <w:qFormat/>
    <w:rsid w:val="00bf780e"/>
    <w:pPr>
      <w:spacing w:lineRule="auto" w:line="480"/>
      <w:outlineLvl w:val="9"/>
    </w:pPr>
    <w:rPr>
      <w:rFonts w:ascii="Arial" w:hAnsi="Arial" w:cs="Arial"/>
    </w:rPr>
  </w:style>
  <w:style w:type="paragraph" w:styleId="CitaviBibliographySubheading2" w:customStyle="1">
    <w:name w:val="Citavi Bibliography Subheading 2"/>
    <w:basedOn w:val="Heading3"/>
    <w:link w:val="CitaviBibliographySubheading2Zchn"/>
    <w:uiPriority w:val="99"/>
    <w:qFormat/>
    <w:rsid w:val="00bf780e"/>
    <w:pPr>
      <w:spacing w:lineRule="auto" w:line="480"/>
      <w:outlineLvl w:val="9"/>
    </w:pPr>
    <w:rPr>
      <w:rFonts w:ascii="Arial" w:hAnsi="Arial" w:cs="Arial"/>
    </w:rPr>
  </w:style>
  <w:style w:type="paragraph" w:styleId="CitaviBibliographySubheading3" w:customStyle="1">
    <w:name w:val="Citavi Bibliography Subheading 3"/>
    <w:basedOn w:val="Heading4"/>
    <w:link w:val="CitaviBibliographySubheading3Zchn"/>
    <w:uiPriority w:val="99"/>
    <w:qFormat/>
    <w:rsid w:val="00bf780e"/>
    <w:pPr>
      <w:spacing w:lineRule="auto" w:line="480"/>
      <w:outlineLvl w:val="9"/>
    </w:pPr>
    <w:rPr>
      <w:rFonts w:ascii="Arial" w:hAnsi="Arial" w:cs="Arial"/>
    </w:rPr>
  </w:style>
  <w:style w:type="paragraph" w:styleId="CitaviBibliographySubheading4" w:customStyle="1">
    <w:name w:val="Citavi Bibliography Subheading 4"/>
    <w:basedOn w:val="Heading5"/>
    <w:link w:val="CitaviBibliographySubheading4Zchn"/>
    <w:uiPriority w:val="99"/>
    <w:qFormat/>
    <w:rsid w:val="00bf780e"/>
    <w:pPr>
      <w:spacing w:lineRule="auto" w:line="480"/>
      <w:outlineLvl w:val="9"/>
    </w:pPr>
    <w:rPr>
      <w:rFonts w:ascii="Arial" w:hAnsi="Arial" w:cs="Arial"/>
    </w:rPr>
  </w:style>
  <w:style w:type="paragraph" w:styleId="CitaviBibliographySubheading5" w:customStyle="1">
    <w:name w:val="Citavi Bibliography Subheading 5"/>
    <w:basedOn w:val="Heading6"/>
    <w:link w:val="CitaviBibliographySubheading5Zchn"/>
    <w:uiPriority w:val="99"/>
    <w:qFormat/>
    <w:rsid w:val="00bf780e"/>
    <w:pPr>
      <w:spacing w:lineRule="auto" w:line="480"/>
      <w:outlineLvl w:val="9"/>
    </w:pPr>
    <w:rPr>
      <w:rFonts w:ascii="Arial" w:hAnsi="Arial" w:cs="Arial"/>
    </w:rPr>
  </w:style>
  <w:style w:type="paragraph" w:styleId="CitaviBibliographySubheading6" w:customStyle="1">
    <w:name w:val="Citavi Bibliography Subheading 6"/>
    <w:basedOn w:val="Heading7"/>
    <w:link w:val="CitaviBibliographySubheading6Zchn"/>
    <w:uiPriority w:val="99"/>
    <w:qFormat/>
    <w:rsid w:val="00bf780e"/>
    <w:pPr>
      <w:spacing w:lineRule="auto" w:line="480"/>
      <w:outlineLvl w:val="9"/>
    </w:pPr>
    <w:rPr>
      <w:rFonts w:ascii="Arial" w:hAnsi="Arial" w:cs="Arial"/>
    </w:rPr>
  </w:style>
  <w:style w:type="paragraph" w:styleId="CitaviBibliographySubheading7" w:customStyle="1">
    <w:name w:val="Citavi Bibliography Subheading 7"/>
    <w:basedOn w:val="Heading8"/>
    <w:link w:val="CitaviBibliographySubheading7Zchn"/>
    <w:uiPriority w:val="99"/>
    <w:qFormat/>
    <w:rsid w:val="00bf780e"/>
    <w:pPr>
      <w:spacing w:lineRule="auto" w:line="480"/>
      <w:outlineLvl w:val="9"/>
    </w:pPr>
    <w:rPr>
      <w:rFonts w:ascii="Arial" w:hAnsi="Arial" w:cs="Arial"/>
    </w:rPr>
  </w:style>
  <w:style w:type="paragraph" w:styleId="CitaviBibliographySubheading8" w:customStyle="1">
    <w:name w:val="Citavi Bibliography Subheading 8"/>
    <w:basedOn w:val="Heading9"/>
    <w:link w:val="CitaviBibliographySubheading8Zchn"/>
    <w:uiPriority w:val="99"/>
    <w:qFormat/>
    <w:rsid w:val="00bf780e"/>
    <w:pPr>
      <w:spacing w:lineRule="auto" w:line="480"/>
      <w:outlineLvl w:val="9"/>
    </w:pPr>
    <w:rPr>
      <w:rFonts w:ascii="Arial" w:hAnsi="Arial" w:cs="Arial"/>
    </w:rPr>
  </w:style>
  <w:style w:type="paragraph" w:styleId="annotationsubject">
    <w:name w:val="annotation subject"/>
    <w:basedOn w:val="AnnotationText"/>
    <w:next w:val="AnnotationText"/>
    <w:link w:val="KommentarthemaZchn"/>
    <w:uiPriority w:val="99"/>
    <w:semiHidden/>
    <w:unhideWhenUsed/>
    <w:qFormat/>
    <w:rsid w:val="00c52e4f"/>
    <w:pPr/>
    <w:rPr>
      <w:b/>
      <w:bCs/>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tzhalt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ejaVu Sans">
    <w:charset w:val="01"/>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191ACC"/>
    <w:rsid w:val="00280DED"/>
    <w:rsid w:val="00557E05"/>
    <w:rsid w:val="00755378"/>
    <w:rsid w:val="00D8799E"/>
    <w:rsid w:val="00DF40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5537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301</TotalTime>
  <Application>LibreOffice/24.2.7.2$Linux_X86_64 LibreOffice_project/420$Build-2</Application>
  <AppVersion>15.0000</AppVersion>
  <Pages>22</Pages>
  <Words>5227</Words>
  <Characters>33034</Characters>
  <CharactersWithSpaces>38154</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2026-07-28T19:39:00Z</dcterms:created>
  <dc:creator>Christoph Ammer-Herrmenau</dc:creator>
  <dc:description/>
  <dc:language>en-US</dc:language>
  <cp:lastModifiedBy>Linh Dang</cp:lastModifiedBy>
  <dcterms:modified xsi:type="dcterms:W3CDTF">2026-07-30T19:53:36Z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427acb68-017d-44ca-9439-de1cc2b918f6</vt:lpwstr>
  </property>
  <property fmtid="{D5CDD505-2E9C-101B-9397-08002B2CF9AE}" pid="3" name="CitaviDocumentProperty_1">
    <vt:lpwstr>7.1.0.1</vt:lpwstr>
  </property>
  <property fmtid="{D5CDD505-2E9C-101B-9397-08002B2CF9AE}" pid="4" name="CitaviDocumentProperty_6">
    <vt:lpwstr>True</vt:lpwstr>
  </property>
  <property fmtid="{D5CDD505-2E9C-101B-9397-08002B2CF9AE}" pid="5" name="CitaviDocumentProperty_7">
    <vt:lpwstr>Pankreatitis Mikrobiom</vt:lpwstr>
  </property>
  <property fmtid="{D5CDD505-2E9C-101B-9397-08002B2CF9AE}" pid="6" name="CitaviDocumentProperty_8">
    <vt:lpwstr>CloudProjectKey=rla4x0e5ty3vsymg0x8ejbkj2pg0vxwtjt5nnuaut778q577jkb; ProjectName=Pankreatitis Mikrobiom</vt:lpwstr>
  </property>
</Properties>
</file>