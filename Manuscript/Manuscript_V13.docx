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commentsExtended.xml" ContentType="application/vnd.openxmlformats-officedocument.wordprocessingml.commentsExtended+xml"/>
  <Override PartName="/word/styles.xml" ContentType="application/vnd.openxmlformats-officedocument.wordprocessingml.styles+xml"/>
  <Override PartName="/word/comments.xml" ContentType="application/vnd.openxmlformats-officedocument.wordprocessingml.comment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Inhaltsverzeichnisberschrift1"/>
        <w:spacing w:before="240" w:after="80"/>
        <w:jc w:val="center"/>
        <w:rPr>
          <w:rFonts w:ascii="Arial" w:hAnsi="Arial" w:cs="Arial"/>
        </w:rPr>
      </w:pPr>
      <w:bookmarkStart w:id="0" w:name="Xfe3e84e669e339138484ad6eb518fc11c85c135"/>
      <w:r>
        <w:rPr>
          <w:rFonts w:cs="Arial" w:ascii="Arial" w:hAnsi="Arial"/>
        </w:rPr>
        <w:t xml:space="preserve">Identification of a reliable decontamination workflow for intratumoral microbiota in pancreatic ductal adenocarcinoma - A longitudinal benchmarking study </w:t>
      </w:r>
    </w:p>
    <w:p>
      <w:pPr>
        <w:pStyle w:val="FirstParagraph"/>
        <w:rPr>
          <w:rFonts w:ascii="Arial" w:hAnsi="Arial" w:cs="Arial"/>
          <w:lang w:val="de-DE"/>
        </w:rPr>
      </w:pPr>
      <w:r>
        <w:rPr>
          <w:rFonts w:cs="Arial" w:ascii="Arial" w:hAnsi="Arial"/>
          <w:lang w:val="de-DE"/>
        </w:rPr>
        <w:t>Linh Dang</w:t>
      </w:r>
      <w:r>
        <w:rPr>
          <w:rFonts w:cs="Arial" w:ascii="Arial" w:hAnsi="Arial"/>
          <w:vertAlign w:val="superscript"/>
          <w:lang w:val="de-DE"/>
        </w:rPr>
        <w:t>1, 2</w:t>
      </w:r>
      <w:r>
        <w:rPr>
          <w:rFonts w:cs="Arial" w:ascii="Arial" w:hAnsi="Arial"/>
          <w:lang w:val="de-DE"/>
        </w:rPr>
        <w:t>, Louisa Eskelson</w:t>
      </w:r>
      <w:r>
        <w:rPr>
          <w:rFonts w:cs="Arial" w:ascii="Arial" w:hAnsi="Arial"/>
          <w:vertAlign w:val="superscript"/>
          <w:lang w:val="de-DE"/>
        </w:rPr>
        <w:t>1</w:t>
      </w:r>
      <w:r>
        <w:rPr>
          <w:rFonts w:cs="Arial" w:ascii="Arial" w:hAnsi="Arial"/>
          <w:lang w:val="de-DE"/>
        </w:rPr>
        <w:t>, Jacob Hamm</w:t>
      </w:r>
      <w:r>
        <w:rPr>
          <w:rFonts w:cs="Arial" w:ascii="Arial" w:hAnsi="Arial"/>
          <w:vertAlign w:val="superscript"/>
          <w:lang w:val="de-DE"/>
        </w:rPr>
        <w:t>1</w:t>
      </w:r>
      <w:r>
        <w:rPr>
          <w:rFonts w:cs="Arial" w:ascii="Arial" w:hAnsi="Arial"/>
          <w:lang w:val="de-DE"/>
        </w:rPr>
        <w:t>, Jutta Blumberg</w:t>
      </w:r>
      <w:r>
        <w:rPr>
          <w:rFonts w:cs="Arial" w:ascii="Arial" w:hAnsi="Arial"/>
          <w:vertAlign w:val="superscript"/>
          <w:lang w:val="de-DE"/>
        </w:rPr>
        <w:t>1</w:t>
      </w:r>
      <w:r>
        <w:rPr>
          <w:rFonts w:cs="Arial" w:ascii="Arial" w:hAnsi="Arial"/>
          <w:lang w:val="de-DE"/>
        </w:rPr>
        <w:t>, Ulrike Wegener</w:t>
      </w:r>
      <w:r>
        <w:rPr>
          <w:rFonts w:cs="Arial" w:ascii="Arial" w:hAnsi="Arial"/>
          <w:vertAlign w:val="superscript"/>
          <w:lang w:val="de-DE"/>
        </w:rPr>
        <w:t>1</w:t>
      </w:r>
      <w:r>
        <w:rPr>
          <w:rFonts w:cs="Arial" w:ascii="Arial" w:hAnsi="Arial"/>
          <w:lang w:val="de-DE"/>
        </w:rPr>
        <w:t>, Tim Beißbarth</w:t>
      </w:r>
      <w:r>
        <w:rPr>
          <w:rFonts w:cs="Arial" w:ascii="Arial" w:hAnsi="Arial"/>
          <w:vertAlign w:val="superscript"/>
          <w:lang w:val="de-DE"/>
        </w:rPr>
        <w:t>2</w:t>
      </w:r>
      <w:r>
        <w:rPr>
          <w:rFonts w:cs="Arial" w:ascii="Arial" w:hAnsi="Arial"/>
          <w:lang w:val="de-DE"/>
        </w:rPr>
        <w:t>, Volker Ellenrieder</w:t>
      </w:r>
      <w:r>
        <w:rPr>
          <w:rFonts w:cs="Arial" w:ascii="Arial" w:hAnsi="Arial"/>
          <w:vertAlign w:val="superscript"/>
          <w:lang w:val="de-DE"/>
        </w:rPr>
        <w:t>1</w:t>
      </w:r>
      <w:r>
        <w:rPr>
          <w:rFonts w:cs="Arial" w:ascii="Arial" w:hAnsi="Arial"/>
          <w:lang w:val="de-DE"/>
        </w:rPr>
        <w:t>, Albrecht Neesse</w:t>
      </w:r>
      <w:r>
        <w:rPr>
          <w:rFonts w:cs="Arial" w:ascii="Arial" w:hAnsi="Arial"/>
          <w:vertAlign w:val="superscript"/>
          <w:lang w:val="de-DE"/>
        </w:rPr>
        <w:t>1</w:t>
      </w:r>
      <w:r>
        <w:rPr>
          <w:rFonts w:cs="Arial" w:ascii="Arial" w:hAnsi="Arial"/>
          <w:lang w:val="de-DE"/>
        </w:rPr>
        <w:t>, Christoph Ammer-Herrmenau</w:t>
      </w:r>
      <w:r>
        <w:rPr>
          <w:rFonts w:cs="Arial" w:ascii="Arial" w:hAnsi="Arial"/>
          <w:vertAlign w:val="superscript"/>
          <w:lang w:val="de-DE"/>
        </w:rPr>
        <w:t>1</w:t>
      </w:r>
      <w:r>
        <w:rPr>
          <w:rFonts w:cs="Arial" w:ascii="Arial" w:hAnsi="Arial"/>
          <w:lang w:val="de-DE"/>
        </w:rPr>
        <w:t>*</w:t>
      </w:r>
    </w:p>
    <w:p>
      <w:pPr>
        <w:pStyle w:val="BodyText"/>
        <w:rPr>
          <w:rFonts w:ascii="Arial" w:hAnsi="Arial" w:cs="Arial"/>
          <w:lang w:val="de-DE"/>
        </w:rPr>
      </w:pPr>
      <w:r>
        <w:rPr>
          <w:rFonts w:cs="Arial" w:ascii="Arial" w:hAnsi="Arial"/>
          <w:lang w:val="de-DE"/>
        </w:rPr>
      </w:r>
    </w:p>
    <w:p>
      <w:pPr>
        <w:pStyle w:val="Normal"/>
        <w:jc w:val="both"/>
        <w:rPr>
          <w:rFonts w:ascii="Arial" w:hAnsi="Arial" w:cs="Arial"/>
          <w:vertAlign w:val="superscript"/>
        </w:rPr>
      </w:pPr>
      <w:r>
        <w:rPr>
          <w:rFonts w:cs="Arial" w:ascii="Arial" w:hAnsi="Arial"/>
          <w:vertAlign w:val="superscript"/>
        </w:rPr>
        <w:t xml:space="preserve">1 </w:t>
      </w:r>
      <w:r>
        <w:rPr>
          <w:rFonts w:cs="Arial" w:ascii="Arial" w:hAnsi="Arial"/>
        </w:rPr>
        <w:t>Department of Gastroenterology, gastrointestinal Oncology and Endocrinology, University Medical Center Goettingen, Goettingen, Germany</w:t>
      </w:r>
    </w:p>
    <w:p>
      <w:pPr>
        <w:pStyle w:val="Normal"/>
        <w:spacing w:lineRule="auto" w:line="360"/>
        <w:jc w:val="both"/>
        <w:rPr>
          <w:rFonts w:ascii="Arial" w:hAnsi="Arial" w:cs="Arial"/>
        </w:rPr>
      </w:pPr>
      <w:r>
        <w:rPr>
          <w:rFonts w:cs="Arial" w:ascii="Arial" w:hAnsi="Arial"/>
          <w:vertAlign w:val="superscript"/>
        </w:rPr>
        <w:t xml:space="preserve">2 </w:t>
      </w:r>
      <w:r>
        <w:rPr>
          <w:rFonts w:cs="Arial" w:ascii="Arial" w:hAnsi="Arial"/>
        </w:rPr>
        <w:t>Medical Bioinformatics, University Medical Center Goettingen, Goettingen, Germany</w:t>
      </w:r>
    </w:p>
    <w:p>
      <w:pPr>
        <w:pStyle w:val="BodyText"/>
        <w:rPr>
          <w:rFonts w:ascii="Arial" w:hAnsi="Arial" w:cs="Arial"/>
        </w:rPr>
      </w:pPr>
      <w:r>
        <w:rPr>
          <w:rFonts w:cs="Arial" w:ascii="Arial" w:hAnsi="Arial"/>
        </w:rPr>
      </w:r>
    </w:p>
    <w:p>
      <w:pPr>
        <w:pStyle w:val="BodyText"/>
        <w:rPr>
          <w:rFonts w:ascii="Arial" w:hAnsi="Arial" w:cs="Arial"/>
        </w:rPr>
      </w:pPr>
      <w:r>
        <w:rPr>
          <w:rFonts w:cs="Arial" w:ascii="Arial" w:hAnsi="Arial"/>
        </w:rPr>
        <w:t>*Corresponding author address</w:t>
      </w:r>
    </w:p>
    <w:p>
      <w:pPr>
        <w:pStyle w:val="BodyText"/>
        <w:rPr>
          <w:rFonts w:ascii="Arial" w:hAnsi="Arial" w:cs="Arial"/>
        </w:rPr>
      </w:pPr>
      <w:r>
        <w:rPr>
          <w:rFonts w:cs="Arial" w:ascii="Arial" w:hAnsi="Arial"/>
        </w:rPr>
        <w:t>Christoph Ammer-Herrmenau</w:t>
        <w:br/>
        <w:t>Department of Gastroenterology, gastrointestinal Oncology and Endocrinology</w:t>
        <w:br/>
        <w:t>University Medical Center Goettingen</w:t>
        <w:br/>
        <w:t>Robert-Koch Street 40</w:t>
        <w:br/>
        <w:t>37075 Goettingen</w:t>
        <w:br/>
        <w:t>Germany</w:t>
        <w:br/>
        <w:t>Phone: +49551-3962301</w:t>
        <w:br/>
        <w:t xml:space="preserve">Mail: </w:t>
      </w:r>
      <w:hyperlink r:id="rId2">
        <w:r>
          <w:rPr>
            <w:rStyle w:val="Hyperlink"/>
            <w:rFonts w:cs="Arial" w:ascii="Arial" w:hAnsi="Arial"/>
          </w:rPr>
          <w:t>christoph.herrmenau@med.uni-goettingen.de</w:t>
        </w:r>
      </w:hyperlink>
    </w:p>
    <w:p>
      <w:pPr>
        <w:pStyle w:val="BodyText"/>
        <w:rPr>
          <w:rFonts w:ascii="Arial" w:hAnsi="Arial" w:cs="Arial"/>
        </w:rPr>
      </w:pPr>
      <w:r>
        <w:rPr>
          <w:rFonts w:cs="Arial" w:ascii="Arial" w:hAnsi="Arial"/>
        </w:rPr>
      </w:r>
    </w:p>
    <w:p>
      <w:pPr>
        <w:pStyle w:val="KeinLeerraum1"/>
        <w:spacing w:lineRule="auto" w:line="360" w:before="240" w:after="240"/>
        <w:ind w:right="-357"/>
        <w:jc w:val="both"/>
        <w:rPr>
          <w:rFonts w:ascii="Arial" w:hAnsi="Arial" w:eastAsia="Aptos" w:cs="Arial"/>
          <w:b/>
          <w:szCs w:val="22"/>
          <w:u w:val="single"/>
          <w:lang w:val="en-GB" w:eastAsia="en-US" w:bidi="ar-SA"/>
        </w:rPr>
      </w:pPr>
      <w:r>
        <w:rPr>
          <w:rFonts w:eastAsia="Aptos" w:cs="Arial" w:ascii="Arial" w:hAnsi="Arial"/>
          <w:b/>
          <w:szCs w:val="22"/>
          <w:u w:val="single"/>
          <w:lang w:val="en-GB" w:eastAsia="en-US" w:bidi="ar-SA"/>
        </w:rPr>
        <w:t>Keywords:</w:t>
      </w:r>
      <w:r>
        <w:rPr>
          <w:rFonts w:eastAsia="Aptos" w:cs="Arial" w:ascii="Arial" w:hAnsi="Arial"/>
          <w:szCs w:val="22"/>
          <w:lang w:val="en-GB" w:eastAsia="en-US" w:bidi="ar-SA"/>
        </w:rPr>
        <w:t xml:space="preserve"> pancreatic ductal adenocarcinoma, tumoral microbiome, contamination, negative controls, 16S rRNA sequencing, benchmarking, Oxford Nanopore Technologies, ONT</w:t>
      </w:r>
    </w:p>
    <w:p>
      <w:pPr>
        <w:pStyle w:val="KeinLeerraum1"/>
        <w:spacing w:lineRule="auto" w:line="360" w:before="240" w:after="240"/>
        <w:ind w:right="-357"/>
        <w:jc w:val="both"/>
        <w:rPr>
          <w:rFonts w:ascii="Arial" w:hAnsi="Arial" w:cs="Arial"/>
          <w:b/>
          <w:szCs w:val="22"/>
          <w:u w:val="single"/>
          <w:lang w:val="en-GB"/>
        </w:rPr>
      </w:pPr>
      <w:r>
        <w:rPr>
          <w:rFonts w:eastAsia="Aptos" w:cs="Arial" w:ascii="Arial" w:hAnsi="Arial"/>
          <w:b/>
          <w:szCs w:val="22"/>
          <w:u w:val="single"/>
          <w:lang w:val="en-GB" w:eastAsia="en-US" w:bidi="ar-SA"/>
        </w:rPr>
        <w:t>Funding:</w:t>
      </w:r>
      <w:r>
        <w:rPr>
          <w:rFonts w:eastAsia="Aptos" w:cs="Arial" w:ascii="Arial" w:hAnsi="Arial"/>
          <w:szCs w:val="22"/>
          <w:lang w:val="en-GB" w:eastAsia="en-US" w:bidi="ar-SA"/>
        </w:rPr>
        <w:t xml:space="preserve"> </w:t>
      </w:r>
      <w:r>
        <w:rPr>
          <w:rFonts w:cs="Arial" w:ascii="Arial" w:hAnsi="Arial"/>
          <w:szCs w:val="22"/>
          <w:lang w:val="en-GB"/>
        </w:rPr>
        <w:t>All sequencing costs were covered by intramural funding of University Medical Center Goettingen, Forschungsförderungsprogramm 2021 – Startförderung Klinische Studien.</w:t>
      </w:r>
    </w:p>
    <w:p>
      <w:pPr>
        <w:pStyle w:val="KeinLeerraum1"/>
        <w:spacing w:lineRule="auto" w:line="360" w:before="240" w:after="240"/>
        <w:ind w:right="-357"/>
        <w:jc w:val="both"/>
        <w:rPr>
          <w:rFonts w:ascii="Arial" w:hAnsi="Arial" w:eastAsia="Aptos" w:cs="Arial"/>
          <w:b/>
          <w:szCs w:val="22"/>
          <w:u w:val="single"/>
          <w:lang w:val="en-GB" w:eastAsia="en-US" w:bidi="ar-SA"/>
        </w:rPr>
      </w:pPr>
      <w:r>
        <w:rPr>
          <w:rFonts w:cs="Arial" w:ascii="Arial" w:hAnsi="Arial"/>
          <w:b/>
          <w:szCs w:val="22"/>
          <w:u w:val="single"/>
          <w:lang w:val="en-GB"/>
        </w:rPr>
        <w:t>Competing interests</w:t>
      </w:r>
      <w:r>
        <w:rPr>
          <w:rFonts w:cs="Arial" w:ascii="Arial" w:hAnsi="Arial"/>
          <w:szCs w:val="22"/>
          <w:lang w:val="en-GB"/>
        </w:rPr>
        <w:t>: All authors report no competing interests.</w:t>
      </w:r>
    </w:p>
    <w:p>
      <w:pPr>
        <w:pStyle w:val="KeinLeerraum1"/>
        <w:spacing w:lineRule="auto" w:line="360" w:before="240" w:after="240"/>
        <w:ind w:right="-357"/>
        <w:jc w:val="both"/>
        <w:rPr>
          <w:rFonts w:ascii="Arial" w:hAnsi="Arial" w:cs="Arial"/>
          <w:szCs w:val="22"/>
          <w:lang w:val="en-GB"/>
        </w:rPr>
      </w:pPr>
      <w:r>
        <w:rPr>
          <w:rFonts w:eastAsia="Aptos" w:cs="Arial" w:ascii="Arial" w:hAnsi="Arial"/>
          <w:b/>
          <w:szCs w:val="22"/>
          <w:u w:val="single"/>
          <w:lang w:val="en-GB" w:eastAsia="en-US" w:bidi="ar-SA"/>
        </w:rPr>
        <w:t>Data availability:</w:t>
      </w:r>
      <w:r>
        <w:rPr>
          <w:rFonts w:cs="Arial" w:ascii="Arial" w:hAnsi="Arial"/>
          <w:szCs w:val="22"/>
          <w:lang w:val="en-GB"/>
        </w:rPr>
        <w:t xml:space="preserve"> </w:t>
      </w:r>
      <w:r>
        <w:rPr>
          <w:rFonts w:cs="Arial" w:ascii="Arial" w:hAnsi="Arial"/>
          <w:szCs w:val="22"/>
          <w:highlight w:val="yellow"/>
        </w:rPr>
        <w:t>Data are available in a public, open access repository</w:t>
      </w:r>
      <w:r>
        <w:rPr>
          <w:rFonts w:cs="Arial" w:ascii="Arial" w:hAnsi="Arial"/>
          <w:szCs w:val="22"/>
          <w:highlight w:val="yellow"/>
          <w:lang w:val="en-GB"/>
        </w:rPr>
        <w:t>.</w:t>
      </w:r>
      <w:r>
        <w:rPr>
          <w:rFonts w:cs="Arial" w:ascii="Arial" w:hAnsi="Arial"/>
          <w:szCs w:val="22"/>
          <w:lang w:val="en-GB"/>
        </w:rPr>
        <w:t xml:space="preserve"> </w:t>
      </w:r>
      <w:r>
        <w:br w:type="page"/>
      </w:r>
    </w:p>
    <w:p>
      <w:pPr>
        <w:pStyle w:val="Heading2"/>
        <w:spacing w:before="0" w:after="80"/>
        <w:rPr>
          <w:rFonts w:ascii="Arial" w:hAnsi="Arial" w:cs="Arial"/>
          <w:b/>
          <w:bCs/>
          <w:ins w:id="1" w:author="Linh Dang" w:date="2026-08-10T15:25:45Z"/>
        </w:rPr>
      </w:pPr>
      <w:ins w:id="0" w:author="Linh Dang" w:date="2026-08-10T15:25:45Z">
        <w:r>
          <w:rPr>
            <w:rFonts w:cs="Arial" w:ascii="Arial" w:hAnsi="Arial"/>
          </w:rPr>
          <w:t>Abstract</w:t>
        </w:r>
      </w:ins>
    </w:p>
    <w:p>
      <w:pPr>
        <w:pStyle w:val="BodyText"/>
        <w:bidi w:val="0"/>
        <w:ind w:hanging="0" w:left="0" w:right="0"/>
        <w:jc w:val="both"/>
        <w:rPr>
          <w:ins w:id="15" w:author="Linh Dang" w:date="2026-08-10T15:25:45Z"/>
        </w:rPr>
      </w:pPr>
      <w:ins w:id="2" w:author="Linh Dang" w:date="2026-08-10T15:25:45Z">
        <w:r>
          <w:rPr/>
          <w:t xml:space="preserve">Intratumoral microbiota research is confounded by contamination, particularly in low-biomass specimens such as pancreatic ductal adenocarcinoma (PDAC). </w:t>
        </w:r>
      </w:ins>
      <w:ins w:id="3" w:author="Linh Dang" w:date="2026-08-10T15:25:45Z">
        <w:r>
          <w:rPr/>
          <w:t>Y</w:t>
        </w:r>
      </w:ins>
      <w:ins w:id="4" w:author="Linh Dang" w:date="2026-08-10T15:25:45Z">
        <w:r>
          <w:rPr/>
          <w:t>et decontamination strategies have rarely been benchmarked systematically. We collected &gt;</w:t>
        </w:r>
      </w:ins>
      <w:ins w:id="5" w:author="Linh Dang" w:date="2026-08-10T15:25:45Z">
        <w:r>
          <w:rPr/>
          <w:t>200</w:t>
        </w:r>
      </w:ins>
      <w:ins w:id="6" w:author="Linh Dang" w:date="2026-08-10T15:25:45Z">
        <w:r>
          <w:rPr/>
          <w:t xml:space="preserve"> negative control samples (paraffin scrapes, lysis buffer, and sterile water) over four years, processed by different laboratory personnel, and profiled them by whole 16S rRNA gene sequencing on the Oxford Nanopore platform. Negative control profiles were shaped significantly by control type, laboratory personnel, processing year, and season, reflecting substantial batch effects. </w:t>
        </w:r>
      </w:ins>
      <w:ins w:id="7" w:author="Linh Dang" w:date="2026-08-10T15:25:45Z">
        <w:r>
          <w:rPr/>
          <w:t>A</w:t>
        </w:r>
      </w:ins>
      <w:ins w:id="8" w:author="Linh Dang" w:date="2026-08-10T15:25:45Z">
        <w:r>
          <w:rPr/>
          <w:t xml:space="preserve"> dedicated two-factor experiment confirmed that personnel identity, not processing environment, was the dominant driver. We then benchmarked four decontamination approaches—restrictive filtering, decontam, SCRuB, and a Nejman-derived (Nj) multi-layer statistical method, against fresh-frozen tumors from </w:t>
        </w:r>
      </w:ins>
      <w:ins w:id="9" w:author="Linh Dang" w:date="2026-08-10T15:25:45Z">
        <w:r>
          <w:rPr>
            <w:rStyle w:val="Emphasis"/>
          </w:rPr>
          <w:t>LSL-Kras</w:t>
        </w:r>
      </w:ins>
      <w:ins w:id="10" w:author="Linh Dang" w:date="2026-08-10T15:25:45Z">
        <w:r>
          <w:rPr/>
          <w:t>^G12D/+^;</w:t>
        </w:r>
      </w:ins>
      <w:ins w:id="11" w:author="Linh Dang" w:date="2026-08-10T15:25:45Z">
        <w:r>
          <w:rPr>
            <w:rStyle w:val="Emphasis"/>
          </w:rPr>
          <w:t>LSL-Trp53</w:t>
        </w:r>
      </w:ins>
      <w:ins w:id="12" w:author="Linh Dang" w:date="2026-08-10T15:25:45Z">
        <w:r>
          <w:rPr/>
          <w:t>^R172H/+^;</w:t>
        </w:r>
      </w:ins>
      <w:ins w:id="13" w:author="Linh Dang" w:date="2026-08-10T15:25:45Z">
        <w:r>
          <w:rPr>
            <w:rStyle w:val="Emphasis"/>
          </w:rPr>
          <w:t>Pdx-1-Cre</w:t>
        </w:r>
      </w:ins>
      <w:ins w:id="14" w:author="Linh Dang" w:date="2026-08-10T15:25:45Z">
        <w:r>
          <w:rPr/>
          <w:t xml:space="preserve"> (KPC) mice, using a composite score derived from the longitudinal negative-control survey and validated with technical replicates. The Nj method consistently achieved the highest composite scores and the greatest inter-replicate concordance. Applied to fresh-frozen tumors, Nj substantially reduced contaminant burden while retaining plausible tumor-associated taxa, including common gut commensals; this performance did not extend to formalin-fixed paraffin-embedded samples, which showed poor concordance with fresh-frozen replicates regardless of decontamination method. These findings support adoption of the Nj approach for intratumoral microbiome studies using fresh-frozen tissue and highlight formalin fixation as a barrier to reliable low-biomass microbiome profiling.</w:t>
        </w:r>
      </w:ins>
    </w:p>
    <w:p>
      <w:pPr>
        <w:pStyle w:val="Normal"/>
        <w:spacing w:before="0" w:after="80"/>
        <w:rPr>
          <w:rFonts w:ascii="Arial" w:hAnsi="Arial" w:cs="Arial"/>
          <w:b/>
          <w:bCs/>
          <w:ins w:id="17" w:author="Linh Dang" w:date="2026-08-10T15:25:45Z"/>
        </w:rPr>
      </w:pPr>
      <w:ins w:id="16" w:author="Linh Dang" w:date="2026-08-10T15:25:45Z">
        <w:r>
          <w:rPr/>
        </w:r>
      </w:ins>
      <w:r>
        <w:br w:type="page"/>
      </w:r>
    </w:p>
    <w:p>
      <w:pPr>
        <w:pStyle w:val="Heading2"/>
        <w:spacing w:before="0" w:after="80"/>
        <w:rPr>
          <w:rFonts w:ascii="Arial" w:hAnsi="Arial" w:cs="Arial"/>
          <w:b/>
          <w:bCs/>
          <w:ins w:id="19" w:author="Linh Dang" w:date="2026-08-10T15:25:45Z"/>
        </w:rPr>
      </w:pPr>
      <w:ins w:id="18" w:author="Linh Dang" w:date="2026-08-10T15:25:45Z">
        <w:r>
          <w:rPr>
            <w:rFonts w:cs="Arial" w:ascii="Arial" w:hAnsi="Arial"/>
          </w:rPr>
          <w:t>Importance</w:t>
        </w:r>
      </w:ins>
    </w:p>
    <w:p>
      <w:pPr>
        <w:pStyle w:val="Normal"/>
        <w:spacing w:before="0" w:after="80"/>
        <w:jc w:val="both"/>
        <w:rPr>
          <w:ins w:id="23" w:author="Linh Dang" w:date="2026-08-10T15:25:45Z"/>
        </w:rPr>
      </w:pPr>
      <w:ins w:id="20" w:author="Linh Dang" w:date="2026-08-10T15:31:23Z">
        <w:r>
          <w:rPr>
            <w:rFonts w:cs="Arial" w:ascii="Arial" w:hAnsi="Arial"/>
          </w:rPr>
          <w:t xml:space="preserve">Tumors are increasingly recognized to harbor their own bacterial communities, which may influence how cancers proliferate and respond to treatment. But tumor tissue contains very little bacterial DNA, so trace contamination from reagents, lab surfaces, and the people processing samples can easily be mistaken for real biological signal. This problem is especially acute in pancreatic cancer, one of the deadliest cancers, where interest in a tumor microbiome is high but rigorous methods to separate true signal from contamination have been lacking. Using one of the largest longitudinal collections of negative control samples, together with tumor samples from a mouse model of pancreatic cancer, we show that the person handling a sample can introduce much bacterial noise </w:t>
        </w:r>
      </w:ins>
      <w:ins w:id="21" w:author="Linh Dang" w:date="2026-08-10T15:31:23Z">
        <w:r>
          <w:rPr>
            <w:rFonts w:cs="Arial" w:ascii="Arial" w:hAnsi="Arial"/>
          </w:rPr>
          <w:t>than</w:t>
        </w:r>
      </w:ins>
      <w:ins w:id="22" w:author="Linh Dang" w:date="2026-08-10T15:31:23Z">
        <w:r>
          <w:rPr>
            <w:rFonts w:cs="Arial" w:ascii="Arial" w:hAnsi="Arial"/>
          </w:rPr>
          <w:t xml:space="preserve"> the sample's environment, and we identify a decontamination strategy that reliably distinguishes genuine tumor-associated bacteria from background contamination in fresh-frozen tissue, but not in formalin-preserved tissue. This provides practical guidance for researchers designing low-biomass microbiome studies.</w:t>
        </w:r>
      </w:ins>
    </w:p>
    <w:p>
      <w:pPr>
        <w:pStyle w:val="Normal"/>
        <w:spacing w:before="0" w:after="80"/>
        <w:rPr>
          <w:rFonts w:ascii="Arial" w:hAnsi="Arial" w:cs="Arial"/>
          <w:b/>
          <w:bCs/>
          <w:ins w:id="25" w:author="Linh Dang" w:date="2026-08-10T15:25:45Z"/>
        </w:rPr>
      </w:pPr>
      <w:ins w:id="24" w:author="Linh Dang" w:date="2026-08-10T15:25:45Z">
        <w:r>
          <w:rPr>
            <w:rFonts w:cs="Arial" w:ascii="Arial" w:hAnsi="Arial"/>
          </w:rPr>
          <w:t>----------------------------------------------------------------------</w:t>
        </w:r>
      </w:ins>
    </w:p>
    <w:p>
      <w:pPr>
        <w:pStyle w:val="Heading2"/>
        <w:spacing w:before="0" w:after="80"/>
        <w:rPr>
          <w:rFonts w:ascii="Arial" w:hAnsi="Arial" w:cs="Arial"/>
          <w:b/>
          <w:bCs/>
        </w:rPr>
      </w:pPr>
      <w:r>
        <w:rPr>
          <w:rFonts w:cs="Arial" w:ascii="Arial" w:hAnsi="Arial"/>
        </w:rPr>
        <w:t>Abstract</w:t>
      </w:r>
    </w:p>
    <w:p>
      <w:pPr>
        <w:pStyle w:val="FirstParagraph"/>
        <w:spacing w:lineRule="auto" w:line="480"/>
        <w:jc w:val="both"/>
        <w:rPr>
          <w:rFonts w:ascii="Arial" w:hAnsi="Arial" w:cs="Arial"/>
          <w:b/>
          <w:bCs/>
        </w:rPr>
      </w:pPr>
      <w:r>
        <w:rPr>
          <w:rFonts w:cs="Arial" w:ascii="Arial" w:hAnsi="Arial"/>
          <w:b/>
          <w:bCs/>
        </w:rPr>
        <w:t>Background</w:t>
      </w:r>
      <w:r>
        <w:rPr>
          <w:rFonts w:cs="Arial" w:ascii="Arial" w:hAnsi="Arial"/>
        </w:rPr>
        <w:t>: Pancreatic ductal adenocarcinoma (PDAC) harbors a distinct intratumoral microbiome. Yet rigorous characterization of its composition is hampered by pervasive environmental and procedural contamination. Sources of contamination have not been thoroughly explored, and the methods of decontamination have not been sufficiently evaluated in a benchmarking manner.</w:t>
      </w:r>
    </w:p>
    <w:p>
      <w:pPr>
        <w:pStyle w:val="BodyText"/>
        <w:spacing w:lineRule="auto" w:line="480"/>
        <w:jc w:val="both"/>
        <w:rPr>
          <w:rFonts w:ascii="Arial" w:hAnsi="Arial" w:cs="Arial"/>
          <w:b/>
          <w:bCs/>
        </w:rPr>
      </w:pPr>
      <w:r>
        <w:rPr>
          <w:rFonts w:cs="Arial" w:ascii="Arial" w:hAnsi="Arial"/>
          <w:b/>
          <w:bCs/>
        </w:rPr>
        <w:t>Methods</w:t>
      </w:r>
      <w:r>
        <w:rPr>
          <w:rFonts w:cs="Arial" w:ascii="Arial" w:hAnsi="Arial"/>
        </w:rPr>
        <w:t xml:space="preserve">: We systematically collected  &gt;200 negative control (NCT) </w:t>
      </w:r>
      <w:commentRangeStart w:id="0"/>
      <w:r>
        <w:rPr>
          <w:rFonts w:cs="Arial" w:ascii="Arial" w:hAnsi="Arial"/>
        </w:rPr>
        <w:t>samples</w:t>
      </w:r>
      <w:r>
        <w:rPr>
          <w:rFonts w:cs="Arial" w:ascii="Arial" w:hAnsi="Arial"/>
        </w:rPr>
      </w:r>
      <w:commentRangeEnd w:id="0"/>
      <w:r>
        <w:commentReference w:id="0"/>
      </w:r>
      <w:r>
        <w:rPr>
          <w:rFonts w:cs="Arial" w:ascii="Arial" w:hAnsi="Arial"/>
        </w:rPr>
        <w:t xml:space="preserve"> comprising paraffin from formalin-fixed paraffin-embedded (FFPE) samples, lysis buffer, and sterile water, over period of four years processed by different laboratory persons (LP). All samples were sequenced using the whole 16S rRNA gene sequencing with Oxford-Nanopore Technologies. We benchmarked four decontamination methods (restrictive filtering, decontam, SCRuB, and the Nejman-derived (Nj) pipeline) against fresh-frozen tumor samples (FF) from </w:t>
      </w:r>
      <w:r>
        <w:rPr>
          <w:rFonts w:cs="Arial" w:ascii="Arial" w:hAnsi="Arial"/>
          <w:i/>
          <w:iCs/>
          <w:color w:themeColor="text1" w:val="000000"/>
        </w:rPr>
        <w:t>LSL-Kras</w:t>
      </w:r>
      <w:r>
        <w:rPr>
          <w:rFonts w:cs="Arial" w:ascii="Arial" w:hAnsi="Arial"/>
          <w:i/>
          <w:iCs/>
          <w:color w:themeColor="text1" w:val="000000"/>
          <w:vertAlign w:val="superscript"/>
        </w:rPr>
        <w:t>G12D/+</w:t>
      </w:r>
      <w:r>
        <w:rPr>
          <w:rFonts w:cs="Arial" w:ascii="Arial" w:hAnsi="Arial"/>
          <w:color w:themeColor="text1" w:val="000000"/>
        </w:rPr>
        <w:t>;</w:t>
      </w:r>
      <w:r>
        <w:rPr>
          <w:rFonts w:cs="Arial" w:ascii="Arial" w:hAnsi="Arial"/>
          <w:i/>
          <w:iCs/>
          <w:color w:themeColor="text1" w:val="000000"/>
        </w:rPr>
        <w:t>LSL-Trp53</w:t>
      </w:r>
      <w:r>
        <w:rPr>
          <w:rFonts w:cs="Arial" w:ascii="Arial" w:hAnsi="Arial"/>
          <w:i/>
          <w:iCs/>
          <w:color w:themeColor="text1" w:val="000000"/>
          <w:vertAlign w:val="superscript"/>
        </w:rPr>
        <w:t>R172H/+</w:t>
      </w:r>
      <w:r>
        <w:rPr>
          <w:rFonts w:cs="Arial" w:ascii="Arial" w:hAnsi="Arial"/>
          <w:color w:themeColor="text1" w:val="000000"/>
        </w:rPr>
        <w:t>;</w:t>
      </w:r>
      <w:r>
        <w:rPr>
          <w:rFonts w:cs="Arial" w:ascii="Arial" w:hAnsi="Arial"/>
          <w:i/>
          <w:iCs/>
          <w:color w:themeColor="text1" w:val="000000"/>
        </w:rPr>
        <w:t>Pdx-1-Cre</w:t>
      </w:r>
      <w:r>
        <w:rPr>
          <w:rFonts w:cs="Arial" w:ascii="Arial" w:hAnsi="Arial"/>
        </w:rPr>
        <w:t xml:space="preserve"> (KPC</w:t>
      </w:r>
      <w:ins w:id="26" w:author="adm_neesse" w:date="2026-08-01T09:56:00Z">
        <w:r>
          <w:rPr>
            <w:rFonts w:cs="Arial" w:ascii="Arial" w:hAnsi="Arial"/>
          </w:rPr>
          <w:t>)</w:t>
        </w:r>
      </w:ins>
      <w:r>
        <w:rPr>
          <w:rFonts w:cs="Arial" w:ascii="Arial" w:hAnsi="Arial"/>
        </w:rPr>
        <w:t xml:space="preserve"> mice, using above NCT survey to calculate a composite score for the assessment. Further, we validated those methods via technical replicates.</w:t>
      </w:r>
    </w:p>
    <w:p>
      <w:pPr>
        <w:pStyle w:val="BodyText"/>
        <w:spacing w:lineRule="auto" w:line="480"/>
        <w:jc w:val="both"/>
        <w:rPr>
          <w:rFonts w:ascii="Arial" w:hAnsi="Arial" w:cs="Arial"/>
          <w:b/>
          <w:bCs/>
        </w:rPr>
      </w:pPr>
      <w:r>
        <w:rPr>
          <w:rFonts w:cs="Arial" w:ascii="Arial" w:hAnsi="Arial"/>
          <w:b/>
          <w:bCs/>
        </w:rPr>
        <w:t>Results</w:t>
      </w:r>
      <w:r>
        <w:rPr>
          <w:rFonts w:cs="Arial" w:ascii="Arial" w:hAnsi="Arial"/>
        </w:rPr>
        <w:t>: Microbial profiles of NCT samples were significantly determined by control type, LP, year, and season, reflecting complex batch effects. The 15 most abundant contaminants spanned well-characterized environmental taxa and human commensals from oral cavity. The LP processing samples left a significant microbial trace highly contributing to the batch effect. Decontamination benchmarking demonstrated that the Nj method consistently outperformed alternatives in both composite score and inter-replicate concordance. Application of Nj to fresh frozen PDAC samples substantially reduced contaminant burden while preserving putative tumor-associated signals in FF but not FFPE samples.</w:t>
      </w:r>
    </w:p>
    <w:p>
      <w:pPr>
        <w:pStyle w:val="BodyText"/>
        <w:spacing w:lineRule="auto" w:line="480"/>
        <w:jc w:val="both"/>
        <w:rPr>
          <w:rFonts w:ascii="Arial" w:hAnsi="Arial" w:cs="Arial"/>
        </w:rPr>
      </w:pPr>
      <w:r>
        <w:rPr>
          <w:rFonts w:cs="Arial" w:ascii="Arial" w:hAnsi="Arial"/>
          <w:b/>
          <w:bCs/>
        </w:rPr>
        <w:t>Conclusions</w:t>
      </w:r>
      <w:r>
        <w:rPr>
          <w:rFonts w:cs="Arial" w:ascii="Arial" w:hAnsi="Arial"/>
        </w:rPr>
        <w:t>: Our results support the adoption of the Nj decontamination approach for future intratumoral microbiome studies in fresh frozen tumor samples.</w:t>
      </w:r>
    </w:p>
    <w:p>
      <w:pPr>
        <w:pStyle w:val="Heading2"/>
        <w:rPr>
          <w:rFonts w:ascii="Arial" w:hAnsi="Arial" w:cs="Arial"/>
        </w:rPr>
      </w:pPr>
      <w:r>
        <w:rPr>
          <w:rFonts w:cs="Arial" w:ascii="Arial" w:hAnsi="Arial"/>
        </w:rPr>
        <w:t>Introduction</w:t>
      </w:r>
    </w:p>
    <w:p>
      <w:pPr>
        <w:pStyle w:val="Normal"/>
        <w:rPr>
          <w:rFonts w:ascii="Arial" w:hAnsi="Arial" w:cs="Arial"/>
        </w:rPr>
      </w:pPr>
      <w:r>
        <w:rPr/>
        <mc:AlternateContent>
          <mc:Choice Requires="wps">
            <w:drawing>
              <wp:inline distT="0" distB="0" distL="0" distR="0" wp14:anchorId="436FD939">
                <wp:extent cx="5943600" cy="19050"/>
                <wp:effectExtent l="13970" t="10160" r="0" b="0"/>
                <wp:docPr id="1" name="Freihandform: Form 1"/>
                <a:graphic xmlns:a="http://schemas.openxmlformats.org/drawingml/2006/main">
                  <a:graphicData uri="http://schemas.microsoft.com/office/word/2010/wordprocessingShape">
                    <wps:wsp>
                      <wps:cNvSpPr/>
                      <wps:spPr>
                        <a:xfrm>
                          <a:off x="0" y="0"/>
                          <a:ext cx="5943600" cy="19080"/>
                        </a:xfrm>
                        <a:custGeom>
                          <a:avLst/>
                          <a:gdLst>
                            <a:gd name="textAreaLeft" fmla="*/ 0 w 3369600"/>
                            <a:gd name="textAreaRight" fmla="*/ 3370680 w 3369600"/>
                            <a:gd name="textAreaTop" fmla="*/ 0 h 10800"/>
                            <a:gd name="textAreaBottom" fmla="*/ 11880 h 10800"/>
                          </a:gdLst>
                          <a:ahLst/>
                          <a:rect l="textAreaLeft" t="textAreaTop" r="textAreaRight" b="textAreaBottom"/>
                          <a:pathLst>
                            <a:path w="0" h="0">
                              <a:moveTo>
                                <a:pt x="0" y="0"/>
                              </a:moveTo>
                              <a:lnTo>
                                <a:pt x="0" y="0"/>
                              </a:lnTo>
                              <a:close/>
                            </a:path>
                          </a:pathLst>
                        </a:custGeom>
                        <a:solidFill>
                          <a:srgbClr val="ffffff"/>
                        </a:solidFill>
                        <a:ln w="9360">
                          <a:solidFill>
                            <a:srgbClr val="000000"/>
                          </a:solidFill>
                          <a:round/>
                        </a:ln>
                      </wps:spPr>
                      <wps:style>
                        <a:lnRef idx="0"/>
                        <a:fillRef idx="0"/>
                        <a:effectRef idx="0"/>
                        <a:fontRef idx="minor"/>
                      </wps:style>
                      <wps:bodyPr/>
                    </wps:wsp>
                  </a:graphicData>
                </a:graphic>
              </wp:inline>
            </w:drawing>
          </mc:Choice>
          <mc:Fallback>
            <w:pict/>
          </mc:Fallback>
        </mc:AlternateContent>
      </w:r>
    </w:p>
    <w:p>
      <w:pPr>
        <w:pStyle w:val="FirstParagraph"/>
        <w:spacing w:lineRule="auto" w:line="480"/>
        <w:jc w:val="both"/>
        <w:rPr>
          <w:rFonts w:ascii="Arial" w:hAnsi="Arial" w:cs="Arial"/>
        </w:rPr>
      </w:pPr>
      <w:r>
        <w:rPr>
          <w:rFonts w:cs="Arial" w:ascii="Arial" w:hAnsi="Arial"/>
        </w:rPr>
        <w:t xml:space="preserve">The intratumoral microbiome has emerged as a potentially important component of the tumor microenvironment, influencing immune evasion, drug metabolism, and clinical outcomes across multiple cancer types </w:t>
      </w:r>
      <w:sdt>
        <w:sdtPr>
          <w:placeholder>
            <w:docPart w:val="DefaultPlaceholder_-1854013440"/>
          </w:placeholder>
          <w:alias w:val="To edit, see citavi.com/edit"/>
          <w:tag w:val="CitaviPlaceholder#5ac0f6fd-36a5-4f51-9671-72fabff2bdc5"/>
          <w:id w:val="43147759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hYjlhNDkyLTBkNmUtNGJlZS04ZWY4LWE4YjNjNzYzMzc2YiIsIlJhbmdlTGVuZ3RoIjozLCJSZWZlcmVuY2VJZCI6IjNmMWI3OWE2LWY4NDEtNDdlZS04M2E5LWRmYmZlM2E0MjJ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Tk6NTg6NDYiLCJNb2RpZmllZEJ5IjoiX0NocmlzdG9waCBBbW1lci1IZXJybWVuYXUiLCJJZCI6IjA2ZjU0ZDYxLTM3NzYtNGMwYy04MGE5LTc4ZjliMjIwOWQzZSIsIk1vZGlmaWVkT24iOiIyMDI2LTA3LTE2VDE5OjU4OjQ2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UE1DMTI4NjQ5NDEiLCJVcmlTdHJpbmciOiJodHRwczovL3d3dy5uY2JpLm5sbS5uaWguZ292L3BtYy9hcnRpY2xlcy9QTUMxMjg2NDk0MS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}</w:instrText>
          </w:r>
          <w:r>
            <w:rPr>
              <w:rFonts w:cs="Arial" w:ascii="Arial" w:hAnsi="Arial"/>
            </w:rPr>
          </w:r>
          <w:r>
            <w:rPr>
              <w:rFonts w:cs="Arial" w:ascii="Arial" w:hAnsi="Arial"/>
            </w:rPr>
            <w:fldChar w:fldCharType="separate"/>
          </w:r>
          <w:r>
            <w:rPr>
              <w:rFonts w:cs="Arial" w:ascii="Arial" w:hAnsi="Arial"/>
            </w:rPr>
            <w:t>(1)</w:t>
          </w:r>
          <w:r>
            <w:rPr>
              <w:rFonts w:cs="Arial" w:ascii="Arial" w:hAnsi="Arial"/>
            </w:rPr>
          </w:r>
          <w:r>
            <w:rPr>
              <w:rFonts w:cs="Arial" w:ascii="Arial" w:hAnsi="Arial"/>
            </w:rPr>
            <w:fldChar w:fldCharType="end"/>
          </w:r>
          <w:r>
            <w:rPr>
              <w:rFonts w:cs="Arial" w:ascii="Arial" w:hAnsi="Arial"/>
            </w:rPr>
          </w:r>
        </w:sdtContent>
      </w:sdt>
      <w:r>
        <w:rPr>
          <w:rFonts w:cs="Arial" w:ascii="Arial" w:hAnsi="Arial"/>
        </w:rPr>
        <w:t>. To this end, the microbiome is recently considered as one hallmark of cancer</w:t>
      </w:r>
      <w:r>
        <w:rPr>
          <w:rFonts w:cs="Arial" w:ascii="Arial" w:hAnsi="Arial"/>
        </w:rPr>
        <w:t xml:space="preserve"> </w:t>
      </w:r>
      <w:sdt>
        <w:sdtPr>
          <w:placeholder>
            <w:docPart w:val="DefaultPlaceholder_-1854013440"/>
          </w:placeholder>
          <w:alias w:val="To edit, see citavi.com/edit"/>
          <w:tag w:val="CitaviPlaceholder#3fa768a6-e3ff-41bd-a2b8-5025abd404fc"/>
          <w:id w:val="-584373893"/>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4N2ZjOTJiLWUwY2EtNDY5MS05NGJkLTA0ODEzMWY5ZWI2NCIsIlJhbmdlTGVuZ3RoIjozLCJSZWZlcmVuY2VJZCI6ImY3YTVmMWQwLThmYWMtNDg4MS04NDBiLTk4OTE1ZDZjZG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}</w:instrText>
          </w:r>
          <w:r>
            <w:rPr>
              <w:rFonts w:cs="Arial" w:ascii="Arial" w:hAnsi="Arial"/>
            </w:rPr>
          </w:r>
          <w:r>
            <w:rPr>
              <w:rFonts w:cs="Arial" w:ascii="Arial" w:hAnsi="Arial"/>
            </w:rPr>
            <w:fldChar w:fldCharType="separate"/>
          </w:r>
          <w:r>
            <w:rPr>
              <w:rFonts w:cs="Arial" w:ascii="Arial" w:hAnsi="Arial"/>
            </w:rPr>
            <w:t>(2)</w:t>
          </w:r>
          <w:r>
            <w:rPr>
              <w:rFonts w:cs="Arial" w:ascii="Arial" w:hAnsi="Arial"/>
            </w:rPr>
          </w:r>
          <w:r>
            <w:rPr>
              <w:rFonts w:cs="Arial" w:ascii="Arial" w:hAnsi="Arial"/>
            </w:rPr>
            <w:fldChar w:fldCharType="end"/>
          </w:r>
          <w:r>
            <w:rPr>
              <w:rFonts w:cs="Arial" w:ascii="Arial" w:hAnsi="Arial"/>
            </w:rPr>
          </w:r>
        </w:sdtContent>
      </w:sdt>
      <w:r>
        <w:rPr>
          <w:rFonts w:cs="Arial" w:ascii="Arial" w:hAnsi="Arial"/>
        </w:rPr>
        <w:t>. In pancreatic ductal adenocarcinoma (PDAC), one of the most lethal malignancies, recent studies have reported the presence of distinct intracellular bacterial communities that may contribute to disease pathogenesis and immunosuppression</w:t>
      </w:r>
      <w:r>
        <w:rPr>
          <w:rFonts w:cs="Arial" w:ascii="Arial" w:hAnsi="Arial"/>
        </w:rPr>
        <w:t xml:space="preserve"> </w:t>
      </w:r>
      <w:sdt>
        <w:sdtPr>
          <w:placeholder>
            <w:docPart w:val="DefaultPlaceholder_-1854013440"/>
          </w:placeholder>
          <w:alias w:val="To edit, see citavi.com/edit"/>
          <w:tag w:val="CitaviPlaceholder#a7806ad7-ecd4-4e91-a6bd-1a2f30c55cfc"/>
          <w:id w:val="1159964086"/>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yNWJkNTVhLTQ4NWYtNGNiOS05MGQyLTA0MjRmMWZmMDQ1ZCIsIlJhbmdlTGVuZ3RoIjoy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I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NjM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Y0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cmVmIjoiOCJ9fSx7IiRpZCI6IjEyMS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xMjI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jMiLCIkdHlwZSI6IlN3aXNzQWNhZGVtaWMuQ2l0YXZpLlBlcnNvbiwgU3dpc3NBY2FkZW1pYy5DaXRhdmkiLCJGaXJzdE5hbWUiOiJNYXJpYSIsIkxhc3ROYW1lIjoiTW9udGllbCIsIlByb3RlY3RlZCI6ZmFsc2UsIlNleCI6MSwiQ3JlYXRlZEJ5IjoiX1VzZXIiLCJDcmVhdGVkT24iOiIyMDE5LTA5LTA1VDExOjM3OjE0IiwiTW9kaWZpZWRCeSI6Il9Vc2VyIiwiSWQiOiI4Y2U1Y2ZhZi05NjhlLTRlYjItYTkzMS05MDdmY2RlYmQ4OWMiLCJNb2RpZmllZE9uIjoiMjAxOS0wOS0wNVQxMTozNzoxNSIsIlByb2plY3QiOnsiJHJlZiI6IjgifX0seyIkaWQiOiIxMjQ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EyNS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yNiIsIiR0eXBlIjoiU3dpc3NBY2FkZW1pYy5DaXRhdmkuUGVyc29uLCBTd2lzc0FjYWRlbWljLkNpdGF2aSIsIkZpcnN0TmFtZSI6IlBvbXBleW8iLCJMYXN0TmFtZSI6IlF1ZXNhZGEiLCJQcm90ZWN0ZWQiOmZhbHNlLCJTZXgiOjAsIkNyZWF0ZWRCeSI6Il9Vc2VyIiwiQ3JlYXRlZE9uIjoiMjAxOS0wOS0wNVQxMTozNzoxNCIsIk1vZGlmaWVkQnkiOiJfVXNlciIsIklkIjoiNzllYWExMGQtOGVjNy00OTliLTg5ODQtZDIyZGExOWNjNmE4IiwiTW9kaWZpZWRPbiI6IjIwMTktMDktMDVUMTE6Mzc6MTUiLCJQcm9qZWN0Ijp7IiRyZWYiOiI4In19LHsiJGlkIjoiMTI3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EyOC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yOSIsIiR0eXBlIjoiU3dpc3NBY2FkZW1pYy5DaXRhdmkuUGVyc29uLCBTd2lzc0FjYWRlbWljLkNpdGF2aSIsIkZpcnN0TmFtZSI6IkFudGhvbnkiLCJMYXN0TmFtZSI6IlNhbiBMdWNhcyIsIlByb3RlY3RlZCI6ZmFsc2UsIlNleCI6MiwiQ3JlYXRlZEJ5IjoiX1VzZXIiLCJDcmVhdGVkT24iOiIyMDE5LTA5LTA1VDExOjM3OjE0IiwiTW9kaWZpZWRCeSI6Il9Vc2VyIiwiSWQiOiI2ZTk4Njk1ZS0yOTNmLTRmMmUtOTI0Zi00ODlmNDQ0YjIyZTUiLCJNb2RpZmllZE9uIjoiMjAxOS0wOS0wNVQxMTozNzoxNSIsIlByb2plY3QiOnsiJHJlZiI6IjgifX0seyIkaWQiOiIxMzA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MTMx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xMzIiLCIkdHlwZSI6IlN3aXNzQWNhZGVtaWMuQ2l0YXZpLlBlcnNvbiwgU3dpc3NBY2FkZW1pYy5DaXRhdmkiLCJGaXJzdE5hbWUiOiJTYW1pciIsIkxhc3ROYW1lIjoiSGFuYXNoIiwiTWlkZGxlTmFtZSI6Ik0uIiwiUHJvdGVjdGVkIjpmYWxzZSwiU2V4IjoyLCJDcmVhdGVkQnkiOiJfVXNlciIsIkNyZWF0ZWRPbiI6IjIwMTktMDktMDVUMTE6Mzc6MTQiLCJNb2RpZmllZEJ5IjoiX1VzZXIiLCJJZCI6ImYzMzc2MWE3LWFmNjktNGI1Ny1hYTE3LTExNDU4YmQ2NDc2NiIsIk1vZGlmaWVkT24iOiIyMDE5LTA5LTA1VDExOjM3OjE1IiwiUHJvamVjdCI6eyIkcmVmIjoiOCJ9fSx7IiRpZCI6IjEzMy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xMzQ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TM1IiwiJHR5cGUiOiJTd2lzc0FjYWRlbWljLkNpdGF2aS5QZXJzb24sIFN3aXNzQWNhZGVtaWMuQ2l0YXZpIiwiRmlyc3ROYW1lIjoiS2ltLUFuaCIsIkxhc3ROYW1lIjoiRG8iLCJQcm90ZWN0ZWQiOmZhbHNlLCJTZXgiOjAsIkNyZWF0ZWRCeSI6Il9Vc2VyIiwiQ3JlYXRlZE9uIjoiMjAxOS0wOS0wNVQxMTozNzoxNCIsIk1vZGlmaWVkQnkiOiJfVXNlciIsIklkIjoiMjkxYzYxNmItZDBmMS00MDgwLTk3OWYtN2Q4YzkxZTNhYjJlIiwiTW9kaWZpZWRPbiI6IjIwMTktMDktMDVUMTE6Mzc6MTUiLCJQcm9qZWN0Ijp7IiRyZWYiOiI4In19LHsiJGlkIjoiMTM2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cmVmIjoiNjIifSx7IiRpZCI6IjEzNy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MTM4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EzOSIsIiR0eXBlIjoiU3dpc3NBY2FkZW1pYy5DaXRhdmkuUGVyc29uLCBTd2lzc0FjYWRlbWljLkNpdGF2aSIsIkZpcnN0TmFtZSI6IkN5bnRoaWEiLCJMYXN0TmFtZSI6IlNlYXJzIiwiTWlkZGxlTmFtZSI6IkwuIiwiUHJvdGVjdGVkIjpmYWxzZSwiU2V4IjoxLCJDcmVhdGVkQnkiOiJfVXNlciIsIkNyZWF0ZWRPbiI6IjIwMTktMDgtMDJUMDg6NDU6MDAiLCJNb2RpZmllZEJ5IjoiX1VzZXIiLCJJZCI6IjEyZGE1ZjRiLTlmMjItNDM1Mi05OWE0LTg0ZDAxZDU1YmYyYiIsIk1vZGlmaWVkT24iOiIyMDE5LTA4LTAyVDA4OjQ1OjA0IiwiUHJvamVjdCI6eyIkcmVmIjoiOCJ9fSx7IiRpZCI6IjE0M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xNDE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xNDQiLCIkdHlwZSI6IlN3aXNzQWNhZGVtaWMuQ2l0YXZpLlBlcnNvbiwgU3dpc3NBY2FkZW1pYy5DaXRhdmkiLCJGaXJzdE5hbWUiOiJSb2JlcnQiLCJMYXN0TmFtZSI6IkplbnEiLCJQcm90ZWN0ZWQiOmZhbHNlLCJTZXgiOjIsIkNyZWF0ZWRCeSI6Il9Vc2VyIiwiQ3JlYXRlZE9uIjoiMjAxOS0wOS0wNVQxMTozNzoxNCIsIk1vZGlmaWVkQnkiOiJfVXNlciIsIklkIjoiMDk5ZDc5MzMtOGE4Yi00OWNhLTgwN2UtYWE4NTkyOWVlNjI5IiwiTW9kaWZpZWRPbiI6IjIwMTktMDktMDVUMTE6Mzc6MTUiLCJQcm9qZWN0Ijp7IiRyZWYiOiI4In19LHsiJGlkIjoiMTQ1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E0Ni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xNDciLCIkdHlwZSI6IlN3aXNzQWNhZGVtaWMuQ2l0YXZpLkxvY2F0aW9uLCBTd2lzc0FjYWRlbWljLkNpdGF2aSIsIkFkZHJlc3MiOnsiJGlkIjoiMTQ4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xND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}</w:instrText>
          </w:r>
          <w:r>
            <w:rPr>
              <w:rFonts w:cs="Arial" w:ascii="Arial" w:hAnsi="Arial"/>
            </w:rPr>
          </w:r>
          <w:r>
            <w:rPr>
              <w:rFonts w:cs="Arial" w:ascii="Arial" w:hAnsi="Arial"/>
            </w:rPr>
            <w:fldChar w:fldCharType="separate"/>
          </w:r>
          <w:r>
            <w:rPr>
              <w:rFonts w:cs="Arial" w:ascii="Arial" w:hAnsi="Arial"/>
            </w:rPr>
            <w:t>(3–5)</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However, a fundamental challenge in tumoral microbiome research is distinguishing genuine tumor resident microorganisms from environmental contaminants introduced during sample collection, processing, and sequencing. Low biomass specimens such as tumor samples are particularly vulnerable to contamination, as trace microbial DNA from reagents, laboratory surfaces, and laboratory personnel (LP) can </w:t>
      </w:r>
      <w:r>
        <w:rPr>
          <w:rFonts w:cs="Arial" w:ascii="Arial" w:hAnsi="Arial"/>
        </w:rPr>
        <w:t>outnumber endogenous taxa</w:t>
      </w:r>
      <w:sdt>
        <w:sdtPr>
          <w:placeholder>
            <w:docPart w:val="DefaultPlaceholder_-1854013440"/>
          </w:placeholder>
          <w:alias w:val="To edit, see citavi.com/edit"/>
          <w:tag w:val="CitaviPlaceholder#4295744a-4e55-40b9-a117-9326db16d9ca"/>
          <w:id w:val="1363707357"/>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VmNTg2ODIzLWNhMTEtNDQyZS05MTI1LTdlOTRmYTcxOTRhMS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I5NTc0NGEtNGU1NS00MGI5LWExMTctOTMyNmRiMTZkOWNh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Prominent environmental taxa such as </w:t>
      </w:r>
      <w:r>
        <w:rPr>
          <w:rFonts w:cs="Arial" w:ascii="Arial" w:hAnsi="Arial"/>
          <w:bCs/>
          <w:i/>
        </w:rPr>
        <w:t>Sphingomonas</w:t>
      </w:r>
      <w:r>
        <w:rPr>
          <w:rFonts w:cs="Arial" w:ascii="Arial" w:hAnsi="Arial"/>
          <w:bCs/>
        </w:rPr>
        <w:t xml:space="preserve">, </w:t>
      </w:r>
      <w:r>
        <w:rPr>
          <w:rFonts w:cs="Arial" w:ascii="Arial" w:hAnsi="Arial"/>
          <w:bCs/>
          <w:i/>
        </w:rPr>
        <w:t>Ralstonia</w:t>
      </w:r>
      <w:r>
        <w:rPr>
          <w:rFonts w:cs="Arial" w:ascii="Arial" w:hAnsi="Arial"/>
          <w:bCs/>
        </w:rPr>
        <w:t xml:space="preserve">, and </w:t>
      </w:r>
      <w:r>
        <w:rPr>
          <w:rFonts w:cs="Arial" w:ascii="Arial" w:hAnsi="Arial"/>
          <w:bCs/>
          <w:i/>
        </w:rPr>
        <w:t>Pseudomonas</w:t>
      </w:r>
      <w:r>
        <w:rPr>
          <w:rFonts w:cs="Arial" w:ascii="Arial" w:hAnsi="Arial"/>
        </w:rPr>
        <w:t xml:space="preserve"> are routinely detected in negative controls and have been reported as dominant species in tumor microbiome studies that lack rigorous decontamination </w:t>
      </w:r>
      <w:sdt>
        <w:sdtPr>
          <w:placeholder>
            <w:docPart w:val="DefaultPlaceholder_-1854013440"/>
          </w:placeholder>
          <w:alias w:val="To edit, see citavi.com/edit"/>
          <w:tag w:val="CitaviPlaceholder#be8b7bda-5696-4f41-854e-9ff242d1ef7d"/>
          <w:id w:val="-185733620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iZjYyNTBhLTJhMmUtNGVjYi1hMWY4LTk4MzBiYjVmNGU3NSIsIlJhbmdlTGVuZ3RoIjoyLCJSZWZlcmVuY2VJZCI6Ijg0ZjIxMjY3LTFlNWQtNGY4MC1iNmZmLTc5MzU4NjEzYThm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zFUMjE6NTk6MDMiLCJQcm9qZWN0Ijp7IiRyZWYiOiI4In19LCJVc2VOdW1iZXJpbmdUeXBlT2ZQYXJlbnREb2N1bWVudCI6ZmFsc2V9XSwiRm9ybWF0dGVkVGV4dCI6eyIkaWQiOiIxMjMiLCJDb3VudCI6MSwiVGV4dFVuaXRzIjpbeyIkaWQiOiIxMjQiLCJGb250U3R5bGUiOnsiJGlkIjoiMTI1IiwiTmV1dHJhbCI6dHJ1ZX0sIlJlYWRpbmdPcmRlciI6MSwiVGV4dCI6Iig1LCAzLCA3KSJ9XX0sIlRhZyI6IkNpdGF2aVBsYWNlaG9sZGVyI2JlOGI3YmRhLTU2OTYtNGY0MS04NTRlLTlmZjI0MmQxZWY3ZCIsIlRleHQiOiIoNSwgMywgNykiLCJXQUlWZXJzaW9uIjoiNy4xLjAuMSJ9}</w:instrText>
          </w:r>
          <w:r>
            <w:rPr>
              <w:rFonts w:cs="Arial" w:ascii="Arial" w:hAnsi="Arial"/>
            </w:rPr>
          </w:r>
          <w:r>
            <w:rPr>
              <w:rFonts w:cs="Arial" w:ascii="Arial" w:hAnsi="Arial"/>
            </w:rPr>
            <w:fldChar w:fldCharType="separate"/>
          </w:r>
          <w:r>
            <w:rPr>
              <w:rFonts w:cs="Arial" w:ascii="Arial" w:hAnsi="Arial"/>
            </w:rPr>
            <w:t>(5, 3, 7)</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p>
    <w:p>
      <w:pPr>
        <w:pStyle w:val="BodyText"/>
        <w:spacing w:lineRule="auto" w:line="480"/>
        <w:jc w:val="both"/>
        <w:rPr>
          <w:rFonts w:ascii="Arial" w:hAnsi="Arial" w:cs="Arial"/>
        </w:rPr>
      </w:pPr>
      <w:bookmarkStart w:id="1" w:name="introduction"/>
      <w:r>
        <w:rPr>
          <w:rFonts w:cs="Arial" w:ascii="Arial" w:hAnsi="Arial"/>
        </w:rPr>
        <w:t xml:space="preserve">Several computational decontamination approaches have been proposed to address the contamination problem, including decontam </w:t>
      </w:r>
      <w:sdt>
        <w:sdtPr>
          <w:placeholder>
            <w:docPart w:val="DefaultPlaceholder_-1854013440"/>
          </w:placeholder>
          <w:alias w:val="To edit, see citavi.com/edit"/>
          <w:tag w:val="CitaviPlaceholder#05454ab6-89b8-478e-afad-e42f5cbb337f"/>
          <w:id w:val="-1259056394"/>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GRmMDBmLTViMWItNDkwZS05ZTg5LTY1MzQyMDE3OWVmMiIsIlJhbmdlTGVuZ3RoIjoz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MxVDIxOjU5OjAzIiwiUHJvamVjdCI6eyIkcmVmIjoiOCJ9fSwiVXNlTnVtYmVyaW5nVHlwZU9mUGFyZW50RG9jdW1lbnQiOmZhbHNlfV0sIkZvcm1hdHRlZFRleHQiOnsiJGlkIjoiMjUiLCJDb3VudCI6MSwiVGV4dFVuaXRzIjpbeyIkaWQiOiIyNiIsIkZvbnRTdHlsZSI6eyIkaWQiOiIyNyIsIk5ldXRyYWwiOnRydWV9LCJSZWFkaW5nT3JkZXIiOjEsIlRleHQiOiIoOCkifV19LCJUYWciOiJDaXRhdmlQbGFjZWhvbGRlciMwNTQ1NGFiNi04OWI4LTQ3OGUtYWZhZC1lNDJmNWNiYjMzN2YiLCJUZXh0IjoiKDgpIiwiV0FJVmVyc2lvbiI6IjcuMS4wLjEifQ==}</w:instrText>
          </w:r>
          <w:r>
            <w:rPr>
              <w:rFonts w:cs="Arial" w:ascii="Arial" w:hAnsi="Arial"/>
            </w:rPr>
          </w:r>
          <w:r>
            <w:rPr>
              <w:rFonts w:cs="Arial" w:ascii="Arial" w:hAnsi="Arial"/>
            </w:rPr>
            <w:fldChar w:fldCharType="separate"/>
          </w:r>
          <w:r>
            <w:rPr>
              <w:rFonts w:cs="Arial" w:ascii="Arial" w:hAnsi="Arial"/>
            </w:rPr>
            <w:t>(8)</w:t>
          </w:r>
          <w:r>
            <w:rPr>
              <w:rFonts w:cs="Arial" w:ascii="Arial" w:hAnsi="Arial"/>
            </w:rPr>
          </w:r>
          <w:r>
            <w:rPr>
              <w:rFonts w:cs="Arial" w:ascii="Arial" w:hAnsi="Arial"/>
            </w:rPr>
            <w:fldChar w:fldCharType="end"/>
          </w:r>
          <w:r>
            <w:rPr>
              <w:rFonts w:cs="Arial" w:ascii="Arial" w:hAnsi="Arial"/>
            </w:rPr>
          </w:r>
        </w:sdtContent>
      </w:sdt>
      <w:r>
        <w:rPr>
          <w:rFonts w:cs="Arial" w:ascii="Arial" w:hAnsi="Arial"/>
        </w:rPr>
        <w:t>, SCRuB</w:t>
      </w:r>
      <w:r>
        <w:rPr>
          <w:rFonts w:cs="Arial" w:ascii="Arial" w:hAnsi="Arial"/>
        </w:rPr>
        <w:t xml:space="preserve"> </w:t>
      </w:r>
      <w:sdt>
        <w:sdtPr>
          <w:placeholder>
            <w:docPart w:val="DefaultPlaceholder_-1854013440"/>
          </w:placeholder>
          <w:alias w:val="To edit, see citavi.com/edit"/>
          <w:tag w:val="CitaviPlaceholder#dfb813fe-38a8-4fbe-a46d-39ac5795ec5b"/>
          <w:id w:val="73244096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QwNzAwYTkyLTcwMjAtNGJmMi04MDkwLWM0OWIzNDA5MDgzYyIsIlJhbmdlTGVuZ3RoIjozLCJSZWZlcmVuY2VJZCI6ImE3NzYzMTkxLWNiY2YtNGJlMC04ZGViLTdlZDhlYTAzMDBi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TA6NDEiLCJNb2RpZmllZEJ5IjoiX0NocmlzdG9waCBBbW1lci1IZXJybWVuYXUiLCJJZCI6ImRlMmJmY2VlLTc5ZjYtNGJjYS04OTAyLTUzZWMwYWJiNDIyMCIsIk1vZGlmaWVkT24iOiIyMDI2LTA3LTE2VDIwOjEwOjQx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AzOC9zNDE1ODctMDIzLTAxNjk2LXciLCJVcmlTdHJpbmciOiJodHRwczovL2RvaS5vcmcvMTAuMTAzOC9zNDE1ODctMDIzLTAxNjk2LXciLCJMaW5rZWRSZXNvdXJjZVN0YXR1cyI6OCwiUHJvcGVydGllcyI6eyIkaWQiOiIy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}</w:instrText>
          </w:r>
          <w:r>
            <w:rPr>
              <w:rFonts w:cs="Arial" w:ascii="Arial" w:hAnsi="Arial"/>
            </w:rPr>
          </w:r>
          <w:r>
            <w:rPr>
              <w:rFonts w:cs="Arial" w:ascii="Arial" w:hAnsi="Arial"/>
            </w:rPr>
            <w:fldChar w:fldCharType="separate"/>
          </w:r>
          <w:r>
            <w:rPr>
              <w:rFonts w:cs="Arial" w:ascii="Arial" w:hAnsi="Arial"/>
            </w:rPr>
            <w:t>(9)</w:t>
          </w:r>
          <w:r>
            <w:rPr>
              <w:rFonts w:cs="Arial" w:ascii="Arial" w:hAnsi="Arial"/>
            </w:rPr>
          </w:r>
          <w:r>
            <w:rPr>
              <w:rFonts w:cs="Arial" w:ascii="Arial" w:hAnsi="Arial"/>
            </w:rPr>
            <w:fldChar w:fldCharType="end"/>
          </w:r>
          <w:r>
            <w:rPr>
              <w:rFonts w:cs="Arial" w:ascii="Arial" w:hAnsi="Arial"/>
            </w:rPr>
          </w:r>
        </w:sdtContent>
      </w:sdt>
      <w:r>
        <w:rPr>
          <w:rFonts w:cs="Arial" w:ascii="Arial" w:hAnsi="Arial"/>
        </w:rPr>
        <w:t>, and the strategy employed by Nejman et al. (Nj)</w:t>
      </w:r>
      <w:r>
        <w:rPr>
          <w:rFonts w:cs="Arial" w:ascii="Arial" w:hAnsi="Arial"/>
        </w:rPr>
        <w:t xml:space="preserve"> </w:t>
      </w:r>
      <w:sdt>
        <w:sdtPr>
          <w:placeholder>
            <w:docPart w:val="DefaultPlaceholder_-1854013440"/>
          </w:placeholder>
          <w:alias w:val="To edit, see citavi.com/edit"/>
          <w:tag w:val="CitaviPlaceholder#8d72d402-9ca4-4596-90e1-87a7cb83013c"/>
          <w:id w:val="92245963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4ZjM5MzVmLWVhMDUtNDNhZC04M2JkLTIwNzNhMmUxOTU0Yy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OGQ3MmQ0MDItOWNhNC00NTk2LTkwZTEtODdhN2NiODMwMTNj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These methods differ in their statistical </w:t>
      </w:r>
      <w:r>
        <w:rPr>
          <w:rFonts w:cs="Arial" w:ascii="Arial" w:hAnsi="Arial"/>
        </w:rPr>
        <w:t xml:space="preserve">assumptions, required inputs, and aggressiveness of taxa removal. Nevertheless, a systematic, empirical comparison of their performance in the context of PDAC tumor microbiome profiling has been lacking. Here, we present a benchmarking framework that leverages a longitudinal collection of negative control (NCT) samples acquired across wet lab processing steps, combined with technical replicates of PDAC tissue samples. We evaluate four decontamination strategies using a novel composite score, balancing taxon yield and purity relative to the NCT-derived contaminant profile, and orthogonally validate findings using inter-replicate Aitchison distances. By applying whole 16S rRNA gene sequencing with the Oxford Nanopore Technologies (ONT) platform we are able to perform microbial analysis on species level </w:t>
      </w:r>
      <w:sdt>
        <w:sdtPr>
          <w:placeholder>
            <w:docPart w:val="DefaultPlaceholder_-1854013440"/>
          </w:placeholder>
          <w:alias w:val="To edit, see citavi.com/edit"/>
          <w:tag w:val="CitaviPlaceholder#6f0e4fbd-0777-48d0-b130-bb89f9e47724"/>
          <w:id w:val="174383047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zYzlhMjdhLTAzN2YtNGIyMC04Mjc0LTg5YjNmYzFhMjZhYyIsIlJhbmdlTGVuZ3RoIjoz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VQyMTo1OTowMyIsIlByb2plY3QiOnsiJHJlZiI6IjgifX0sIlVzZU51bWJlcmluZ1R5cGVPZlBhcmVudERvY3VtZW50IjpmYWxzZX0seyIkaWQiOiIzNCIsIiR0eXBlIjoiU3dpc3NBY2FkZW1pYy5DaXRhdmkuQ2l0YXRpb25zLldvcmRQbGFjZWhvbGRlckVudHJ5LCBTd2lzc0FjYWRlbWljLkNpdGF2aSIsIklkIjoiMzU4ZWMwOWYtYmUyOS00ZjBhLTk3N2YtZjNhNTRhY2E0M2JlIiwiUmFuZ2VTdGFydCI6MywiUmFuZ2VMZW5ndGgiOjUsIlJlZmVyZW5jZUlkIjoiMzUxOWE5MGYtYTUxMy00YzI0LWJkODYtZTMxOWYyMDE4OTdm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dXRob3JzIjpbeyIkaWQiOiIzOS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0MC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Qx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Qy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Qz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Q0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DU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DYiLCIkdHlwZSI6IlN3aXNzQWNhZGVtaWMuQ2l0YXZpLkxvY2F0aW9uLCBTd2lzc0FjYWRlbWljLkNpdGF2aSIsIkFkZHJlc3MiOnsiJGlkIjoiNDc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Q5IiwiJHR5cGUiOiJTd2lzc0FjYWRlbWljLkNpdGF2aS5Mb2NhdGlvbiwgU3dpc3NBY2FkZW1pYy5DaXRhdmkiLCJBZGRyZXNzIjp7IiRpZCI6IjUw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TIiLCIkdHlwZSI6IlN3aXNzQWNhZGVtaWMuQ2l0YXZpLkxvY2F0aW9uLCBTd2lzc0FjYWRlbWljLkNpdGF2aSIsIkFkZHJlc3MiOnsiJGlkIjoiNTM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U1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3LTMxVDIxOjU5OjAzIiwiUHJvamVjdCI6eyIkcmVmIjoiOCJ9fSwiVXNlTnVtYmVyaW5nVHlwZU9mUGFyZW50RG9jdW1lbnQiOmZhbHNlfV0sIkZvcm1hdHRlZFRleHQiOnsiJGlkIjoiNTYiLCJDb3VudCI6MSwiVGV4dFVuaXRzIjpbeyIkaWQiOiI1NyIsIkZvbnRTdHlsZSI6eyIkaWQiOiI1OCIsIk5ldXRyYWwiOnRydWV9LCJSZWFkaW5nT3JkZXIiOjEsIlRleHQiOiIoMTAsIDExKSJ9XX0sIlRhZyI6IkNpdGF2aVBsYWNlaG9sZGVyIzZmMGU0ZmJkLTA3NzctNDhkMC1iMTMwLWJiODlmOWU0NzcyNCIsIlRleHQiOiIoMTAsIDExKSIsIldBSVZlcnNpb24iOiI3LjEuMC4xIn0=}</w:instrText>
          </w:r>
          <w:r>
            <w:rPr>
              <w:rFonts w:cs="Arial" w:ascii="Arial" w:hAnsi="Arial"/>
            </w:rPr>
          </w:r>
          <w:r>
            <w:rPr>
              <w:rFonts w:cs="Arial" w:ascii="Arial" w:hAnsi="Arial"/>
            </w:rPr>
            <w:fldChar w:fldCharType="separate"/>
          </w:r>
          <w:r>
            <w:rPr>
              <w:rFonts w:cs="Arial" w:ascii="Arial" w:hAnsi="Arial"/>
            </w:rPr>
            <w:t>(10, 11)</w:t>
          </w:r>
          <w:r>
            <w:rPr>
              <w:rFonts w:cs="Arial" w:ascii="Arial" w:hAnsi="Arial"/>
            </w:rPr>
          </w:r>
          <w:r>
            <w:rPr>
              <w:rFonts w:cs="Arial" w:ascii="Arial" w:hAnsi="Arial"/>
            </w:rPr>
            <w:fldChar w:fldCharType="end"/>
          </w:r>
          <w:r>
            <w:rPr>
              <w:rFonts w:cs="Arial" w:ascii="Arial" w:hAnsi="Arial"/>
            </w:rPr>
          </w:r>
        </w:sdtContent>
      </w:sdt>
      <w:r>
        <w:rPr>
          <w:rFonts w:cs="Arial" w:ascii="Arial" w:hAnsi="Arial"/>
        </w:rPr>
        <w:t>. This work provides practical guidance for microbiome researchers seeking to generate reliable intratumoral microbial profiles from low-biomass PDAC specimen</w:t>
      </w:r>
      <w:bookmarkEnd w:id="1"/>
      <w:r>
        <w:rPr>
          <w:rFonts w:cs="Arial" w:ascii="Arial" w:hAnsi="Arial"/>
        </w:rPr>
        <w:t>s.</w:t>
      </w:r>
    </w:p>
    <w:p>
      <w:pPr>
        <w:pStyle w:val="Heading2"/>
        <w:rPr>
          <w:rFonts w:ascii="Arial" w:hAnsi="Arial" w:cs="Arial"/>
        </w:rPr>
      </w:pPr>
      <w:bookmarkStart w:id="2" w:name="results"/>
      <w:r>
        <w:rPr>
          <w:rFonts w:cs="Arial" w:ascii="Arial" w:hAnsi="Arial"/>
        </w:rPr>
        <w:t>Results</w:t>
      </w:r>
    </w:p>
    <w:p>
      <w:pPr>
        <w:pStyle w:val="Heading3"/>
        <w:rPr>
          <w:rFonts w:ascii="Arial" w:hAnsi="Arial" w:cs="Arial"/>
        </w:rPr>
      </w:pPr>
      <w:r>
        <w:rPr>
          <w:rFonts w:cs="Arial" w:ascii="Arial" w:hAnsi="Arial"/>
        </w:rPr>
        <w:t>1. A longitudinal contaminant survey reveals a lab-specific contamination profile</w:t>
      </w:r>
    </w:p>
    <w:p>
      <w:pPr>
        <w:pStyle w:val="Heading4"/>
        <w:spacing w:lineRule="auto" w:line="480"/>
        <w:jc w:val="both"/>
        <w:rPr>
          <w:rFonts w:ascii="Arial" w:hAnsi="Arial" w:cs="Arial"/>
        </w:rPr>
      </w:pPr>
      <w:r>
        <w:rPr>
          <w:rFonts w:cs="Arial" w:ascii="Arial" w:hAnsi="Arial"/>
        </w:rPr>
        <w:t xml:space="preserve">1.1 Different negative control types harbor distinct contaminant profiles </w:t>
      </w:r>
    </w:p>
    <w:p>
      <w:pPr>
        <w:pStyle w:val="FirstParagraph"/>
        <w:spacing w:lineRule="auto" w:line="480"/>
        <w:jc w:val="both"/>
        <w:rPr>
          <w:rFonts w:ascii="Arial" w:hAnsi="Arial" w:cs="Arial"/>
        </w:rPr>
      </w:pPr>
      <w:bookmarkStart w:id="3" w:name="negative-control-samples-collection"/>
      <w:r>
        <w:rPr>
          <w:rFonts w:cs="Arial" w:ascii="Arial" w:hAnsi="Arial"/>
        </w:rPr>
        <w:t>To comprehensively characterize the contaminant landscape, we collected 337 NCT at three stages of the wet-lab processing pipeline (Fig. 1A), including 78 blank paraffin scratches (paraffin) from formalin-fixed paraffin-embedded samples (FFPE), 207 lysis buffer controls (buffer), and 52 sterile water samples used for diluting PCR-reactions (PCR), yielding an initial pool of 6,017 taxa. To reduce noise, we applied the following filtering steps: (i) samples with fewer than 500 reads were removed from further analyses; and (ii) extremely rare taxa were excluded using the following criteria: a detection threshold of at least 2 reads per sample, presence in at least one sample, and a total abundance of at least 1 × 10</w:t>
      </w:r>
      <w:r>
        <w:rPr>
          <w:rFonts w:cs="Cambria Math" w:ascii="Cambria Math" w:hAnsi="Cambria Math"/>
        </w:rPr>
        <w:t>⁻</w:t>
      </w:r>
      <w:r>
        <w:rPr>
          <w:rFonts w:cs="Arial" w:ascii="Arial" w:hAnsi="Arial"/>
        </w:rPr>
        <w:t>⁶ across all samples, corresponding to 18 reads in our dataset. After filtering, 262 NCT remained: 75 paraffin, 167 buffer and 20 PCR controls, encompassing 3,073 taxa. These controls were accumulated between 2021 and 2025 (</w:t>
      </w:r>
      <w:r>
        <w:rPr>
          <w:rFonts w:cs="Arial" w:ascii="Arial" w:hAnsi="Arial"/>
          <w:lang w:val="en-GB"/>
        </w:rPr>
        <w:t>T</w:t>
      </w:r>
      <w:r>
        <w:rPr>
          <w:rFonts w:cs="Arial" w:ascii="Arial" w:hAnsi="Arial"/>
        </w:rPr>
        <w:t>able S1). Relevant batch covariates include processing laboratory personnel (LP), season and year (Fig</w:t>
      </w:r>
      <w:bookmarkEnd w:id="3"/>
      <w:r>
        <w:rPr>
          <w:rFonts w:cs="Arial" w:ascii="Arial" w:hAnsi="Arial"/>
        </w:rPr>
        <w:t>. 1A).</w:t>
      </w:r>
    </w:p>
    <w:p>
      <w:pPr>
        <w:pStyle w:val="BodyText"/>
        <w:spacing w:lineRule="auto" w:line="480"/>
        <w:jc w:val="both"/>
        <w:rPr>
          <w:rFonts w:ascii="Arial" w:hAnsi="Arial" w:cs="Arial"/>
        </w:rPr>
      </w:pPr>
      <w:r>
        <w:rPr>
          <w:rFonts w:cs="Arial" w:ascii="Arial" w:hAnsi="Arial"/>
        </w:rPr>
        <w:t xml:space="preserve">According to α diversity, there is no significant differences regarding the Shannon index among different control types, suggesting taxa evenness play little role among control types. Notably, the number of observed species vary significantly among control types (Fig. 1B, </w:t>
      </w:r>
      <w:r>
        <w:rPr>
          <w:rFonts w:cs="Arial" w:ascii="Arial" w:hAnsi="Arial"/>
          <w:bCs/>
        </w:rPr>
        <w:t>Table S2</w:t>
      </w:r>
      <w:r>
        <w:rPr>
          <w:rFonts w:cs="Arial" w:ascii="Arial" w:hAnsi="Arial"/>
        </w:rPr>
        <w:t>). Specifically, the number of distinct observed species in PCR control is the lowest among three. Moreover, the number of taxa in paraffin control significantly exceed ones from buffer controls in multivariable regression analysis controlled for LP, year and season (</w:t>
      </w:r>
      <w:r>
        <w:rPr>
          <w:rFonts w:cs="Arial" w:ascii="Arial" w:hAnsi="Arial"/>
          <w:bCs/>
        </w:rPr>
        <w:t>Table S2)</w:t>
      </w:r>
      <w:r>
        <w:rPr>
          <w:rFonts w:cs="Arial" w:ascii="Arial" w:hAnsi="Arial"/>
        </w:rPr>
        <w:t>. Indeed, a blank paraffin negative control was processed by first scraping paraffin into lysis buffer for DNA extraction, followed by the inclusion of the extracted material in sterile water for subsequent PCR amplification. This sequential workflow (Fig. 1A) is consistent with the observed contamination pattern, where paraffin controls harbored the highest number of environmental taxa, followed by buffer and PCR controls. Furthermore, β diversity reveals that NCT are significantly clustering with respect to control types (Fig. 1C and Table S3). Moreover, NCT are also heavily grouped with respect to LP, year, and season of processing. Indeed, the distance-based redundancy variation is mostly explained by LP (adj. R</w:t>
      </w:r>
      <w:r>
        <w:rPr>
          <w:rFonts w:cs="Arial" w:ascii="Arial" w:hAnsi="Arial"/>
          <w:vertAlign w:val="superscript"/>
        </w:rPr>
        <w:t>2</w:t>
      </w:r>
      <w:r>
        <w:rPr>
          <w:rFonts w:cs="Arial" w:ascii="Arial" w:hAnsi="Arial"/>
        </w:rPr>
        <w:t>=0.15), following by year (adj. R</w:t>
      </w:r>
      <w:r>
        <w:rPr>
          <w:rFonts w:cs="Arial" w:ascii="Arial" w:hAnsi="Arial"/>
          <w:vertAlign w:val="superscript"/>
        </w:rPr>
        <w:t>2</w:t>
      </w:r>
      <w:r>
        <w:rPr>
          <w:rFonts w:cs="Arial" w:ascii="Arial" w:hAnsi="Arial"/>
        </w:rPr>
        <w:t>=0.07) and season (adj. R</w:t>
      </w:r>
      <w:r>
        <w:rPr>
          <w:rFonts w:cs="Arial" w:ascii="Arial" w:hAnsi="Arial"/>
          <w:vertAlign w:val="superscript"/>
        </w:rPr>
        <w:t>2</w:t>
      </w:r>
      <w:r>
        <w:rPr>
          <w:rFonts w:cs="Arial" w:ascii="Arial" w:hAnsi="Arial"/>
        </w:rPr>
        <w:t>=0.06), and last by control type (adj. R</w:t>
      </w:r>
      <w:r>
        <w:rPr>
          <w:rFonts w:cs="Arial" w:ascii="Arial" w:hAnsi="Arial"/>
          <w:vertAlign w:val="superscript"/>
        </w:rPr>
        <w:t>2</w:t>
      </w:r>
      <w:r>
        <w:rPr>
          <w:rFonts w:cs="Arial" w:ascii="Arial" w:hAnsi="Arial"/>
        </w:rPr>
        <w:t xml:space="preserve">=0.02, Table S3). </w:t>
      </w:r>
    </w:p>
    <w:p>
      <w:pPr>
        <w:pStyle w:val="Heading4"/>
        <w:spacing w:lineRule="auto" w:line="480"/>
        <w:jc w:val="both"/>
        <w:rPr>
          <w:rFonts w:ascii="Arial" w:hAnsi="Arial" w:cs="Arial"/>
        </w:rPr>
      </w:pPr>
      <w:r>
        <w:rPr>
          <w:rFonts w:cs="Arial" w:ascii="Arial" w:hAnsi="Arial"/>
        </w:rPr>
        <w:t>1.2 Multiple environmental taxa are found in NCTs, at varying abundance</w:t>
      </w:r>
    </w:p>
    <w:p>
      <w:pPr>
        <w:pStyle w:val="BodyText"/>
        <w:spacing w:lineRule="auto" w:line="480"/>
        <w:jc w:val="both"/>
        <w:rPr>
          <w:rFonts w:ascii="Arial" w:hAnsi="Arial" w:cs="Arial"/>
        </w:rPr>
      </w:pPr>
      <w:r>
        <w:rPr>
          <w:rFonts w:cs="Arial" w:ascii="Arial" w:hAnsi="Arial"/>
        </w:rPr>
        <w:t xml:space="preserve">Overall, the NCT contained </w:t>
      </w:r>
      <w:r>
        <w:rPr>
          <w:rStyle w:val="Strong"/>
          <w:rFonts w:cs="Arial" w:ascii="Arial" w:hAnsi="Arial"/>
          <w:b w:val="false"/>
          <w:bCs w:val="false"/>
        </w:rPr>
        <w:t>856 unique genera</w:t>
      </w:r>
      <w:r>
        <w:rPr>
          <w:rFonts w:cs="Arial" w:ascii="Arial" w:hAnsi="Arial"/>
        </w:rPr>
        <w:t xml:space="preserve">, although the community was highly skewed, with the eight most abundant genera accounting for approximately two-thirds of all sequencing reads. These dominant genera included </w:t>
      </w:r>
      <w:r>
        <w:rPr>
          <w:rStyle w:val="Emphasis"/>
          <w:rFonts w:cs="Arial" w:ascii="Arial" w:hAnsi="Arial"/>
        </w:rPr>
        <w:t>Sphingomonas</w:t>
      </w:r>
      <w:r>
        <w:rPr>
          <w:rFonts w:cs="Arial" w:ascii="Arial" w:hAnsi="Arial"/>
        </w:rPr>
        <w:t xml:space="preserve">, </w:t>
      </w:r>
      <w:r>
        <w:rPr>
          <w:rStyle w:val="Emphasis"/>
          <w:rFonts w:cs="Arial" w:ascii="Arial" w:hAnsi="Arial"/>
        </w:rPr>
        <w:t>Caldibacillus</w:t>
      </w:r>
      <w:r>
        <w:rPr>
          <w:rFonts w:cs="Arial" w:ascii="Arial" w:hAnsi="Arial"/>
        </w:rPr>
        <w:t xml:space="preserve">, and </w:t>
      </w:r>
      <w:r>
        <w:rPr>
          <w:rStyle w:val="Emphasis"/>
          <w:rFonts w:cs="Arial" w:ascii="Arial" w:hAnsi="Arial"/>
        </w:rPr>
        <w:t>Streptococcus</w:t>
      </w:r>
      <w:r>
        <w:rPr>
          <w:rFonts w:cs="Arial" w:ascii="Arial" w:hAnsi="Arial"/>
        </w:rPr>
        <w:t xml:space="preserve"> (Table S4). In total </w:t>
      </w:r>
      <w:r>
        <w:rPr>
          <w:rStyle w:val="Strong"/>
          <w:rFonts w:cs="Arial" w:ascii="Arial" w:hAnsi="Arial"/>
          <w:b w:val="false"/>
          <w:bCs w:val="false"/>
        </w:rPr>
        <w:t xml:space="preserve">3,073 </w:t>
      </w:r>
      <w:r>
        <w:rPr>
          <w:rFonts w:cs="Arial" w:ascii="Arial" w:hAnsi="Arial"/>
        </w:rPr>
        <w:t xml:space="preserve">species were detected across all NCT. However, only </w:t>
      </w:r>
      <w:r>
        <w:rPr>
          <w:rStyle w:val="Strong"/>
          <w:rFonts w:cs="Arial" w:ascii="Arial" w:hAnsi="Arial"/>
          <w:b w:val="false"/>
          <w:bCs w:val="false"/>
        </w:rPr>
        <w:t>110 species</w:t>
      </w:r>
      <w:r>
        <w:rPr>
          <w:rFonts w:cs="Arial" w:ascii="Arial" w:hAnsi="Arial"/>
        </w:rPr>
        <w:t xml:space="preserve"> reached a relative abundance of ≥0.1%, with a median prevalence of </w:t>
      </w:r>
      <w:r>
        <w:rPr>
          <w:rStyle w:val="Strong"/>
          <w:rFonts w:cs="Arial" w:ascii="Arial" w:hAnsi="Arial"/>
          <w:b w:val="false"/>
          <w:bCs w:val="false"/>
        </w:rPr>
        <w:t>69 out of 262 samples (Table S5).</w:t>
      </w:r>
      <w:r>
        <w:rPr>
          <w:rFonts w:cs="Arial" w:ascii="Arial" w:hAnsi="Arial"/>
        </w:rPr>
        <w:t xml:space="preserve"> Next, to explore the biological origin of these bacteria, we focused on dominant genera in our NCT set and revealed a mixture of well characterized environmental microbes and human commensals (Fig. 1D). For example, </w:t>
      </w:r>
      <w:r>
        <w:rPr>
          <w:rFonts w:cs="Arial" w:ascii="Arial" w:hAnsi="Arial"/>
          <w:i/>
          <w:iCs/>
        </w:rPr>
        <w:t>Sphingomonas</w:t>
      </w:r>
      <w:r>
        <w:rPr>
          <w:rFonts w:cs="Arial" w:ascii="Arial" w:hAnsi="Arial"/>
        </w:rPr>
        <w:t>, a ubiquitous environmental genus frequently detected in hospital and laboratory environments, was among the most abundant taxa in nearly all negative controls</w:t>
      </w:r>
      <w:del w:id="27" w:author="adm_neesse" w:date="2026-08-01T09:34:00Z">
        <w:r>
          <w:rPr>
            <w:rFonts w:cs="Arial" w:ascii="Arial" w:hAnsi="Arial"/>
          </w:rPr>
          <w:delText xml:space="preserve"> </w:delText>
        </w:r>
      </w:del>
      <w:r>
        <w:rPr>
          <w:rFonts w:cs="Arial" w:ascii="Arial" w:hAnsi="Arial"/>
        </w:rPr>
        <w:t xml:space="preserve">. In contrast, genera considered as normal flora from the oral cavity, like </w:t>
      </w:r>
      <w:r>
        <w:rPr>
          <w:rFonts w:cs="Arial" w:ascii="Arial" w:hAnsi="Arial"/>
          <w:i/>
        </w:rPr>
        <w:t>Haemophilus</w:t>
      </w:r>
      <w:r>
        <w:rPr>
          <w:rFonts w:cs="Arial" w:ascii="Arial" w:hAnsi="Arial"/>
        </w:rPr>
        <w:t xml:space="preserve">, </w:t>
      </w:r>
      <w:r>
        <w:rPr>
          <w:rFonts w:cs="Arial" w:ascii="Arial" w:hAnsi="Arial"/>
          <w:i/>
        </w:rPr>
        <w:t>Streptococcus</w:t>
      </w:r>
      <w:r>
        <w:rPr>
          <w:rFonts w:cs="Arial" w:ascii="Arial" w:hAnsi="Arial"/>
        </w:rPr>
        <w:t xml:space="preserve">, and </w:t>
      </w:r>
      <w:r>
        <w:rPr>
          <w:rFonts w:cs="Arial" w:ascii="Arial" w:hAnsi="Arial"/>
          <w:i/>
        </w:rPr>
        <w:t xml:space="preserve">Veillonella </w:t>
      </w:r>
      <w:sdt>
        <w:sdtPr>
          <w:placeholder>
            <w:docPart w:val="7B2BAC845259485085E909B070619D42"/>
          </w:placeholder>
          <w:alias w:val="To edit, see citavi.com/edit"/>
          <w:tag w:val="CitaviPlaceholder#b03102fe-d83a-4674-b0a4-ef19990042cd"/>
          <w:id w:val="987980355"/>
        </w:sdtPr>
        <w:sdtContent>
          <w:r>
            <w:rPr>
              <w:rFonts w:cs="Arial" w:ascii="Arial" w:hAnsi="Arial"/>
              <w:i/>
            </w:rPr>
          </w:r>
          <w:r>
            <w:fldChar w:fldCharType="begin"/>
          </w:r>
          <w:r>
            <w:rPr>
              <w:i/>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NjYyNDEyLTU1ODctNDgxOS1hZTdjLWRjMWNlZWExODY0YyIsIlJhbmdlTGVuZ3RoIjo0LCJSZWZlcmVuY2VJZCI6IjZjMmM5NmU3LWYwZTEtNDY3MC04OGJiLWViZjZjZTM3ZmIxN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}</w:instrText>
          </w:r>
          <w:r>
            <w:rPr>
              <w:rFonts w:cs="Arial" w:ascii="Arial" w:hAnsi="Arial"/>
              <w:i/>
            </w:rPr>
          </w:r>
          <w:r>
            <w:rPr>
              <w:i/>
              <w:rFonts w:cs="Arial" w:ascii="Arial" w:hAnsi="Arial"/>
            </w:rPr>
            <w:fldChar w:fldCharType="separate"/>
          </w:r>
          <w:r>
            <w:rPr>
              <w:rFonts w:cs="Arial" w:ascii="Arial" w:hAnsi="Arial"/>
              <w:i/>
            </w:rPr>
          </w:r>
          <w:r>
            <w:rPr>
              <w:rFonts w:cs="Arial" w:ascii="Arial" w:hAnsi="Arial"/>
            </w:rPr>
            <w:t>(12)</w:t>
          </w:r>
          <w:r>
            <w:rPr>
              <w:rFonts w:cs="Arial" w:ascii="Arial" w:hAnsi="Arial"/>
              <w:i/>
            </w:rPr>
          </w:r>
          <w:r>
            <w:rPr>
              <w:i/>
              <w:rFonts w:cs="Arial" w:ascii="Arial" w:hAnsi="Arial"/>
            </w:rPr>
            <w:fldChar w:fldCharType="end"/>
          </w:r>
          <w:r>
            <w:rPr>
              <w:rFonts w:cs="Arial" w:ascii="Arial" w:hAnsi="Arial"/>
              <w:i/>
            </w:rPr>
          </w:r>
        </w:sdtContent>
      </w:sdt>
      <w:r>
        <w:rPr>
          <w:rFonts w:cs="Arial" w:ascii="Arial" w:hAnsi="Arial"/>
        </w:rPr>
        <w:t>, were high</w:t>
      </w:r>
      <w:r>
        <w:rPr>
          <w:rFonts w:cs="Arial" w:ascii="Arial" w:hAnsi="Arial"/>
        </w:rPr>
        <w:t xml:space="preserve">ly prevalent and less abundant in the NCT suggesting an introduction of contamination by </w:t>
      </w:r>
      <w:del w:id="28" w:author="adm_neesse" w:date="2026-08-01T09:34:00Z">
        <w:r>
          <w:rPr>
            <w:rFonts w:cs="Arial" w:ascii="Arial" w:hAnsi="Arial"/>
          </w:rPr>
          <w:delText xml:space="preserve">the </w:delText>
        </w:r>
      </w:del>
      <w:r>
        <w:rPr>
          <w:rFonts w:cs="Arial" w:ascii="Arial" w:hAnsi="Arial"/>
        </w:rPr>
        <w:t>LP</w:t>
      </w:r>
      <w:del w:id="29" w:author="adm_neesse" w:date="2026-08-01T09:34:00Z">
        <w:r>
          <w:rPr>
            <w:rFonts w:cs="Arial" w:ascii="Arial" w:hAnsi="Arial"/>
          </w:rPr>
          <w:delText>s</w:delText>
        </w:r>
      </w:del>
      <w:r>
        <w:rPr>
          <w:rFonts w:cs="Arial" w:ascii="Arial" w:hAnsi="Arial"/>
        </w:rPr>
        <w:t>. This coexistence of environmental and human commensal taxa in NCT requires sophisticated</w:t>
      </w:r>
      <w:del w:id="30" w:author="adm_neesse" w:date="2026-08-01T09:35:00Z">
        <w:r>
          <w:rPr>
            <w:rFonts w:cs="Arial" w:ascii="Arial" w:hAnsi="Arial"/>
          </w:rPr>
          <w:delText>a need for nuanced</w:delText>
        </w:r>
      </w:del>
      <w:r>
        <w:rPr>
          <w:rFonts w:cs="Arial" w:ascii="Arial" w:hAnsi="Arial"/>
        </w:rPr>
        <w:t xml:space="preserve"> decontamination strategies, since an indiscriminate removal of all contamination-associated taxa risks eliminating clinically relevant tumor microbiome signals. Together, our assessment of longitudinally assessed NCT shows a clear impact of a batch effect explained by type of negative control, time of processing and LP. </w:t>
      </w:r>
    </w:p>
    <w:p>
      <w:pPr>
        <w:pStyle w:val="Heading3"/>
        <w:spacing w:lineRule="auto" w:line="480"/>
        <w:jc w:val="both"/>
        <w:rPr>
          <w:rFonts w:ascii="Arial" w:hAnsi="Arial" w:cs="Arial"/>
        </w:rPr>
      </w:pPr>
      <w:r>
        <w:rPr>
          <w:rFonts w:cs="Arial" w:ascii="Arial" w:hAnsi="Arial"/>
        </w:rPr>
        <w:t>2. Lab personnel Influences Microbiome More Than Processing Environment</w:t>
      </w:r>
    </w:p>
    <w:p>
      <w:pPr>
        <w:pStyle w:val="FirstParagraph"/>
        <w:spacing w:lineRule="auto" w:line="480"/>
        <w:jc w:val="both"/>
        <w:rPr>
          <w:rFonts w:ascii="Arial" w:hAnsi="Arial" w:cs="Arial"/>
          <w:color w:val="000000"/>
        </w:rPr>
      </w:pPr>
      <w:r>
        <w:rPr>
          <w:rFonts w:cs="Arial" w:ascii="Arial" w:hAnsi="Arial"/>
        </w:rPr>
        <w:t xml:space="preserve">As we discovered highly prevalent and abundant oral microbiota in our NCT and identified LP as major contributor of overall variance in the distance-based redundancy analysis (db-RDA), we further explored the possible batch effect that is introduced by LP that processed the samples. To this end, two LP performed DNA extraction, library preparation and sequencing of four sterile water samples, which were equally distributed. The experiment was repeated in different environments. First, one LP processed samples in a low-germ environment and the other one under standard condition. For the repeated sample LP switched processing environment (Fig. 2A). Notably, α diversity analysis revealed no significant difference with respect to environmental condition (Observed species: IRR = 0.97, p = 0.584, Shannon index: β = 0.95, p = 0.363, Fig. S1, Table S6), but a clear distinction between LPs was observed (Observed species: IRR = 1.32, p &lt; 0.001***, Shannon index: β = 1.74, p &lt; 0.001***, Fig. 2B and Table S6). In line with this results, β diversity conducted under wrench normalization and Bray-Curtis dissimilarity revealed significant clustering by LP identity (p-value = 0.05*), with no significant effect of processing environments (Fig. 2C, p-value = 0.245, Table S7). As this study employed a two-factor experimental design, the effect of each factor was evaluated while controlling for the other factor. Across various combinations of distance metrics and abundance transformations, LP remained a significant factor. Furthermore, its consistently high </w:t>
      </w:r>
      <w:r>
        <w:rPr>
          <w:rStyle w:val="Emphasis"/>
          <w:rFonts w:cs="Arial" w:ascii="Arial" w:hAnsi="Arial"/>
          <w:i w:val="false"/>
        </w:rPr>
        <w:t>R</w:t>
      </w:r>
      <w:r>
        <w:rPr>
          <w:rStyle w:val="Emphasis"/>
          <w:rFonts w:cs="Arial" w:ascii="Arial" w:hAnsi="Arial"/>
          <w:i w:val="false"/>
          <w:vertAlign w:val="superscript"/>
        </w:rPr>
        <w:t>2</w:t>
      </w:r>
      <w:r>
        <w:rPr>
          <w:rFonts w:cs="Arial" w:ascii="Arial" w:hAnsi="Arial"/>
        </w:rPr>
        <w:t xml:space="preserve"> values indicate that LP accounts for a substantial proportion of the variation in microbial community composition, highlighting its dominant influence on the sample microbiome profiles. In contrast, the processing environment reached statistical significance only when Bray–Curtis dissimilarity was applied to rarefied data. However, this factor explained only a small proportion of the observed variation (adj. R</w:t>
      </w:r>
      <w:r>
        <w:rPr>
          <w:rFonts w:cs="Arial" w:ascii="Arial" w:hAnsi="Arial"/>
          <w:vertAlign w:val="superscript"/>
        </w:rPr>
        <w:t>2</w:t>
      </w:r>
      <w:r>
        <w:rPr>
          <w:rFonts w:cs="Arial" w:ascii="Arial" w:hAnsi="Arial"/>
        </w:rPr>
        <w:t xml:space="preserve"> = 0.04 vs. LP adj. R</w:t>
      </w:r>
      <w:r>
        <w:rPr>
          <w:rFonts w:cs="Arial" w:ascii="Arial" w:hAnsi="Arial"/>
          <w:vertAlign w:val="superscript"/>
        </w:rPr>
        <w:t xml:space="preserve">2 </w:t>
      </w:r>
      <w:r>
        <w:rPr>
          <w:rFonts w:cs="Arial" w:ascii="Arial" w:hAnsi="Arial"/>
        </w:rPr>
        <w:t>= 0.68), indicating a comparatively minor effect on microbial community structure (Table S7). Overall, this indicates that while LP-derived contamination is more dominant, environmental setting could contribute an independent, detectable signal.</w:t>
      </w:r>
    </w:p>
    <w:p>
      <w:pPr>
        <w:pStyle w:val="Normal"/>
        <w:rPr>
          <w:rFonts w:ascii="Arial" w:hAnsi="Arial" w:cs="Arial"/>
        </w:rPr>
      </w:pPr>
      <w:r>
        <w:rPr>
          <w:rFonts w:cs="Arial" w:ascii="Arial" w:hAnsi="Arial"/>
        </w:rPr>
      </w:r>
    </w:p>
    <w:p>
      <w:pPr>
        <w:pStyle w:val="Heading3"/>
        <w:spacing w:lineRule="auto" w:line="480"/>
        <w:jc w:val="both"/>
        <w:rPr>
          <w:rFonts w:ascii="Arial" w:hAnsi="Arial" w:cs="Arial"/>
        </w:rPr>
      </w:pPr>
      <w:r>
        <w:rPr>
          <w:rFonts w:cs="Arial" w:ascii="Arial" w:hAnsi="Arial"/>
        </w:rPr>
        <w:t>3. A multi-layer statistical testing approach reliably removes contaminants</w:t>
      </w:r>
    </w:p>
    <w:p>
      <w:pPr>
        <w:pStyle w:val="FirstParagraph"/>
        <w:spacing w:lineRule="auto" w:line="480"/>
        <w:jc w:val="both"/>
        <w:rPr>
          <w:rFonts w:ascii="Arial" w:hAnsi="Arial" w:cs="Arial"/>
        </w:rPr>
      </w:pPr>
      <w:r>
        <w:rPr>
          <w:rFonts w:cs="Arial" w:ascii="Arial" w:hAnsi="Arial"/>
        </w:rPr>
        <w:t xml:space="preserve">In light of the low-biomass environment, the assessment of intratumoral microbiota is susceptible to the presence of ubiquitous contaminants. To this end, a thorough decontamination approach is necessary to disentangle contaminants from true signals. To identify the most robust method, we performed benchmarking experiments applying four decontamination strategies, including restrictive filtering, decontam, SCRuB, and multi-layer statistical testing approach such as Nj to the whole 16S rRNA gene profiles of 18 fresh frozen (FF) PDAC samples from </w:t>
      </w:r>
      <w:r>
        <w:rPr>
          <w:rFonts w:cs="Arial" w:ascii="Arial" w:hAnsi="Arial"/>
          <w:i/>
          <w:iCs/>
          <w:color w:themeColor="text1" w:val="000000"/>
        </w:rPr>
        <w:t>LSL-Kras</w:t>
      </w:r>
      <w:r>
        <w:rPr>
          <w:rFonts w:cs="Arial" w:ascii="Arial" w:hAnsi="Arial"/>
          <w:i/>
          <w:iCs/>
          <w:color w:themeColor="text1" w:val="000000"/>
          <w:vertAlign w:val="superscript"/>
        </w:rPr>
        <w:t>G12D/+</w:t>
      </w:r>
      <w:r>
        <w:rPr>
          <w:rFonts w:cs="Arial" w:ascii="Arial" w:hAnsi="Arial"/>
          <w:color w:themeColor="text1" w:val="000000"/>
        </w:rPr>
        <w:t>;</w:t>
      </w:r>
      <w:r>
        <w:rPr>
          <w:rFonts w:cs="Arial" w:ascii="Arial" w:hAnsi="Arial"/>
          <w:i/>
          <w:iCs/>
          <w:color w:themeColor="text1" w:val="000000"/>
        </w:rPr>
        <w:t>LSL-Trp53</w:t>
      </w:r>
      <w:r>
        <w:rPr>
          <w:rFonts w:cs="Arial" w:ascii="Arial" w:hAnsi="Arial"/>
          <w:i/>
          <w:iCs/>
          <w:color w:themeColor="text1" w:val="000000"/>
          <w:vertAlign w:val="superscript"/>
        </w:rPr>
        <w:t>R172H/+</w:t>
      </w:r>
      <w:r>
        <w:rPr>
          <w:rFonts w:cs="Arial" w:ascii="Arial" w:hAnsi="Arial"/>
          <w:color w:themeColor="text1" w:val="000000"/>
        </w:rPr>
        <w:t>;</w:t>
      </w:r>
      <w:r>
        <w:rPr>
          <w:rFonts w:cs="Arial" w:ascii="Arial" w:hAnsi="Arial"/>
          <w:i/>
          <w:iCs/>
          <w:color w:themeColor="text1" w:val="000000"/>
        </w:rPr>
        <w:t>Pdx-1-Cre</w:t>
      </w:r>
      <w:r>
        <w:rPr>
          <w:rFonts w:cs="Arial" w:ascii="Arial" w:hAnsi="Arial"/>
        </w:rPr>
        <w:t xml:space="preserve"> (KPC</w:t>
      </w:r>
      <w:ins w:id="31" w:author="adm_neesse" w:date="2026-08-01T09:57:00Z">
        <w:r>
          <w:rPr>
            <w:rFonts w:cs="Arial" w:ascii="Arial" w:hAnsi="Arial"/>
          </w:rPr>
          <w:t>)</w:t>
        </w:r>
      </w:ins>
      <w:r>
        <w:rPr>
          <w:rFonts w:cs="Arial" w:ascii="Arial" w:hAnsi="Arial"/>
        </w:rPr>
        <w:t xml:space="preserve"> mice bearing endogenous pancreatic tumors that closely recapitulate human PDAC biology and histology (Fig. 3A). </w:t>
      </w:r>
    </w:p>
    <w:p>
      <w:pPr>
        <w:pStyle w:val="Heading4"/>
        <w:rPr>
          <w:rFonts w:ascii="Arial" w:hAnsi="Arial" w:cs="Arial"/>
        </w:rPr>
      </w:pPr>
      <w:r>
        <w:rPr>
          <w:rFonts w:cs="Arial" w:ascii="Arial" w:hAnsi="Arial"/>
        </w:rPr>
        <w:t>3.1 Assessment Using Longitudinal Negative Control Survey</w:t>
      </w:r>
    </w:p>
    <w:p>
      <w:pPr>
        <w:pStyle w:val="BodyText"/>
        <w:spacing w:lineRule="auto" w:line="480"/>
        <w:jc w:val="both"/>
        <w:rPr>
          <w:rFonts w:ascii="Arial" w:hAnsi="Arial" w:cs="Arial"/>
        </w:rPr>
      </w:pPr>
      <w:r>
        <w:rPr>
          <w:rFonts w:cs="Arial" w:ascii="Arial" w:hAnsi="Arial"/>
        </w:rPr>
        <w:t xml:space="preserve">In the first approach, we leverage the longitudinal contamination survey described above as a lab-specific contamination background (CB) for the assessment. Specifically, a bacterial profile, before (non-decontaminated samples, ND) or after a certain decontamination, along with CB will be used to calculate a corresponding composite score which simultaneously rewards the removal of contaminant species in CB while preventing the excessive removal of the true taxa. </w:t>
      </w:r>
    </w:p>
    <w:p>
      <w:pPr>
        <w:pStyle w:val="BodyText"/>
        <w:spacing w:lineRule="auto" w:line="480"/>
        <w:jc w:val="both"/>
        <w:rPr>
          <w:rFonts w:ascii="Arial" w:hAnsi="Arial" w:cs="Arial"/>
        </w:rPr>
      </w:pPr>
      <w:r>
        <w:rPr>
          <w:rFonts w:cs="Arial" w:ascii="Arial" w:hAnsi="Arial"/>
        </w:rPr>
        <w:t xml:space="preserve">The Nj method achieved the highest composite score, significantly outperforming all alternatives on species level (Fig. 3B, Table S8). ND data scored lower than Nj, restrictive, and decontam method. Interestingly, the composite score from SCRuB is the smallest, even significantly smaller than ND. </w:t>
      </w:r>
    </w:p>
    <w:p>
      <w:pPr>
        <w:pStyle w:val="Heading4"/>
        <w:rPr>
          <w:rFonts w:ascii="Arial" w:hAnsi="Arial" w:cs="Arial"/>
        </w:rPr>
      </w:pPr>
      <w:r>
        <w:rPr>
          <w:rFonts w:cs="Arial" w:ascii="Arial" w:hAnsi="Arial"/>
        </w:rPr>
        <w:t>3.2 Assessment Using Technical Replicates</w:t>
      </w:r>
    </w:p>
    <w:p>
      <w:pPr>
        <w:pStyle w:val="FirstParagraph"/>
        <w:spacing w:lineRule="auto" w:line="480"/>
        <w:jc w:val="both"/>
        <w:rPr>
          <w:rFonts w:ascii="Arial" w:hAnsi="Arial" w:cs="Arial"/>
        </w:rPr>
      </w:pPr>
      <w:r>
        <w:rPr>
          <w:rFonts w:cs="Arial" w:ascii="Arial" w:hAnsi="Arial"/>
        </w:rPr>
        <w:t>To provide an orthogonal validation, we re-sequenced ten FF tumors from KPC mice as technical replicates more than two years after initial sequencing from a different LP to control for the batch effect. Our underlying assumption was that decontaminated profiles, should exhibit greater concordance between replicates from the same tumor sample than the technical replicates without decontamination (ND).</w:t>
      </w:r>
    </w:p>
    <w:p>
      <w:pPr>
        <w:pStyle w:val="BodyText"/>
        <w:spacing w:lineRule="auto" w:line="480"/>
        <w:jc w:val="both"/>
        <w:rPr>
          <w:rFonts w:ascii="Arial" w:hAnsi="Arial" w:cs="Arial"/>
        </w:rPr>
      </w:pPr>
      <w:r>
        <w:rPr>
          <w:rFonts w:cs="Arial" w:ascii="Arial" w:hAnsi="Arial"/>
        </w:rPr>
        <w:t xml:space="preserve">Inter-replicate dissimilarity was quantified using Aitchison distance of centered-log ratio transformed data, with pairwise comparisons assessed by paired Wilcoxon signed-rank test on species level. The Nj method obtained the smallest inter-replicate distances, indicating superiority within sample consistency (Fig. 3C, Table S9). Consistently, inter-replicate among ND samples showed the highest scores, indicating the suspected batch effect. </w:t>
      </w:r>
    </w:p>
    <w:p>
      <w:pPr>
        <w:pStyle w:val="BodyText"/>
        <w:spacing w:lineRule="auto" w:line="480"/>
        <w:jc w:val="both"/>
        <w:rPr>
          <w:rFonts w:ascii="Arial" w:hAnsi="Arial" w:cs="Arial"/>
        </w:rPr>
      </w:pPr>
      <w:r>
        <w:rPr>
          <w:rFonts w:cs="Arial" w:ascii="Arial" w:hAnsi="Arial"/>
        </w:rPr>
        <w:t>We also validated the results with other distance metric such as unweighted Jaccard showing a similar pattern (Fig. S2).</w:t>
      </w:r>
    </w:p>
    <w:p>
      <w:pPr>
        <w:pStyle w:val="BodyText"/>
        <w:spacing w:lineRule="auto" w:line="480"/>
        <w:jc w:val="both"/>
        <w:rPr>
          <w:rFonts w:ascii="Arial" w:hAnsi="Arial" w:cs="Arial"/>
        </w:rPr>
      </w:pPr>
      <w:del w:id="32" w:author="Linh Dang" w:date="2026-08-07T16:23:11Z">
        <w:r>
          <w:rPr>
            <w:rFonts w:cs="Arial" w:ascii="Arial" w:hAnsi="Arial"/>
          </w:rPr>
          <w:delText>Furthermore, compositional overlap between non-normalized replicates, measured as the proportion of shared taxa out of total detected taxa between two replicates, was also highest for Nj method (Fig. 3D). This measurement estimates the robustness of decontamination procedures. Notably, we excluded the extremely rare taxa by applying a prevalence threshold of at least two out of ten</w:delText>
        </w:r>
      </w:del>
      <w:ins w:id="33" w:author="adm_neesse" w:date="2026-08-01T09:44:00Z">
        <w:del w:id="34" w:author="Linh Dang" w:date="2026-08-07T16:23:11Z">
          <w:r>
            <w:rPr>
              <w:rFonts w:cs="Arial" w:ascii="Arial" w:hAnsi="Arial"/>
            </w:rPr>
            <w:delText>,</w:delText>
          </w:r>
        </w:del>
      </w:ins>
      <w:del w:id="35" w:author="Linh Dang" w:date="2026-08-07T16:23:11Z">
        <w:r>
          <w:rPr>
            <w:rFonts w:cs="Arial" w:ascii="Arial" w:hAnsi="Arial"/>
          </w:rPr>
          <w:delText xml:space="preserve"> and total abundance cutoff of 1*10</w:delText>
        </w:r>
      </w:del>
      <w:del w:id="36" w:author="Linh Dang" w:date="2026-08-07T16:23:11Z">
        <w:r>
          <w:rPr>
            <w:rFonts w:cs="Arial" w:ascii="Arial" w:hAnsi="Arial"/>
            <w:vertAlign w:val="superscript"/>
          </w:rPr>
          <w:delText>-4</w:delText>
        </w:r>
      </w:del>
      <w:del w:id="37" w:author="Linh Dang" w:date="2026-08-07T16:23:11Z">
        <w:r>
          <w:rPr>
            <w:rFonts w:cs="Arial" w:ascii="Arial" w:hAnsi="Arial"/>
          </w:rPr>
          <w:delText>, and we aggregate data into genus rank level. The SCRuB method showed highly variable results, with a few samples exhibiting exceptionally high overlap ratios while the rest were very low. In contrast, the Nj method showed the smallest variation among methods and produced significantly higher overlap ratios than all others (Table S10).</w:delText>
        </w:r>
      </w:del>
    </w:p>
    <w:p>
      <w:pPr>
        <w:pStyle w:val="Heading4"/>
        <w:rPr>
          <w:rFonts w:ascii="Arial" w:hAnsi="Arial" w:cs="Arial"/>
        </w:rPr>
      </w:pPr>
      <w:r>
        <w:rPr>
          <w:rFonts w:cs="Arial" w:ascii="Arial" w:hAnsi="Arial"/>
        </w:rPr>
        <w:t>3.3 Technical replicates with decontamination method reveals reliable intratumoral bacterial profile in fresh-frozen samples from pancreatic ductal adenocarcinoma</w:t>
      </w:r>
    </w:p>
    <w:p>
      <w:pPr>
        <w:pStyle w:val="BodyText"/>
        <w:spacing w:lineRule="auto" w:line="480"/>
        <w:jc w:val="both"/>
        <w:rPr>
          <w:rFonts w:ascii="Arial" w:hAnsi="Arial" w:cs="Arial"/>
        </w:rPr>
      </w:pPr>
      <w:r>
        <w:rPr>
          <w:rFonts w:cs="Arial" w:ascii="Arial" w:hAnsi="Arial"/>
        </w:rPr>
        <w:t xml:space="preserve">Next, we investigate the actual microbial composition after different decontamination approaches to evaluate the biological origin of respective genera. In the ND profile, samples were dominated by environmental contaminants. </w:t>
      </w:r>
      <w:r>
        <w:rPr>
          <w:rFonts w:cs="Arial" w:ascii="Arial" w:hAnsi="Arial"/>
          <w:i/>
          <w:iCs/>
        </w:rPr>
        <w:t>Sphingomonas</w:t>
      </w:r>
      <w:r>
        <w:rPr>
          <w:rFonts w:cs="Arial" w:ascii="Arial" w:hAnsi="Arial"/>
        </w:rPr>
        <w:t xml:space="preserve"> predominated in the first replicate of several samples, while </w:t>
      </w:r>
      <w:r>
        <w:rPr>
          <w:rFonts w:cs="Arial" w:ascii="Arial" w:hAnsi="Arial"/>
          <w:i/>
          <w:iCs/>
        </w:rPr>
        <w:t>Caldibacillus</w:t>
      </w:r>
      <w:r>
        <w:rPr>
          <w:rFonts w:cs="Arial" w:ascii="Arial" w:hAnsi="Arial"/>
        </w:rPr>
        <w:t xml:space="preserve"> was prominent in the second replicate of others (Fig. 3</w:t>
      </w:r>
      <w:ins w:id="38" w:author="Linh Dang" w:date="2026-08-10T14:47:15Z">
        <w:r>
          <w:rPr>
            <w:rFonts w:cs="Arial" w:ascii="Arial" w:hAnsi="Arial"/>
          </w:rPr>
          <w:t>D</w:t>
        </w:r>
      </w:ins>
      <w:del w:id="39" w:author="Linh Dang" w:date="2026-08-10T14:47:14Z">
        <w:r>
          <w:rPr>
            <w:rFonts w:cs="Arial" w:ascii="Arial" w:hAnsi="Arial"/>
          </w:rPr>
          <w:delText>E</w:delText>
        </w:r>
      </w:del>
      <w:r>
        <w:rPr>
          <w:rFonts w:cs="Arial" w:ascii="Arial" w:hAnsi="Arial"/>
        </w:rPr>
        <w:t xml:space="preserve">). Both genera are considered as environmental taxa rather than mammal commensal. These taxa were largely eliminated following decontamination, though performance varied by methods. The decontam method failed to remove </w:t>
      </w:r>
      <w:r>
        <w:rPr>
          <w:rFonts w:cs="Arial" w:ascii="Arial" w:hAnsi="Arial"/>
          <w:i/>
        </w:rPr>
        <w:t>Caldibacillus</w:t>
      </w:r>
      <w:r>
        <w:rPr>
          <w:rFonts w:cs="Arial" w:ascii="Arial" w:hAnsi="Arial"/>
        </w:rPr>
        <w:t xml:space="preserve"> in one replicate, though taking the overlap across replicates substantially reduced its abundance, supporting the use of replicate overlap as a conservative estimate of the true bacterial composition (Fig. 3</w:t>
      </w:r>
      <w:ins w:id="40" w:author="Linh Dang" w:date="2026-08-10T14:47:27Z">
        <w:r>
          <w:rPr>
            <w:rFonts w:cs="Arial" w:ascii="Arial" w:hAnsi="Arial"/>
          </w:rPr>
          <w:t>D</w:t>
        </w:r>
      </w:ins>
      <w:del w:id="41" w:author="Linh Dang" w:date="2026-08-10T14:47:27Z">
        <w:r>
          <w:rPr>
            <w:rFonts w:cs="Arial" w:ascii="Arial" w:hAnsi="Arial"/>
          </w:rPr>
          <w:delText>E</w:delText>
        </w:r>
      </w:del>
      <w:r>
        <w:rPr>
          <w:rFonts w:cs="Arial" w:ascii="Arial" w:hAnsi="Arial"/>
        </w:rPr>
        <w:t xml:space="preserve">). A simple taxon-removal strategy based solely on NCT samples, namely the restrictive method, likewise failed to remove contaminants such as </w:t>
      </w:r>
      <w:r>
        <w:rPr>
          <w:rFonts w:cs="Arial" w:ascii="Arial" w:hAnsi="Arial"/>
          <w:i/>
          <w:iCs/>
        </w:rPr>
        <w:t>Cloacibacterium</w:t>
      </w:r>
      <w:r>
        <w:rPr>
          <w:rFonts w:cs="Arial" w:ascii="Arial" w:hAnsi="Arial"/>
        </w:rPr>
        <w:t>. By contrast, Nj and SCRuB yielded similar, more robust compositional profiles.</w:t>
      </w:r>
    </w:p>
    <w:p>
      <w:pPr>
        <w:pStyle w:val="BodyText"/>
        <w:spacing w:lineRule="auto" w:line="480"/>
        <w:jc w:val="both"/>
        <w:rPr>
          <w:rFonts w:ascii="Arial" w:hAnsi="Arial" w:cs="Arial"/>
        </w:rPr>
      </w:pPr>
      <w:r>
        <w:rPr>
          <w:rFonts w:cs="Arial" w:ascii="Arial" w:hAnsi="Arial"/>
        </w:rPr>
        <w:t xml:space="preserve">Following Nj decontamination, the majority of remained bacteria belonged to genera with plausible biological relevance to PDAC, including </w:t>
      </w:r>
      <w:r>
        <w:rPr>
          <w:rFonts w:cs="Arial" w:ascii="Arial" w:hAnsi="Arial"/>
          <w:i/>
          <w:iCs/>
        </w:rPr>
        <w:t>Ligilactobacillus</w:t>
      </w:r>
      <w:r>
        <w:rPr>
          <w:rFonts w:cs="Arial" w:ascii="Arial" w:hAnsi="Arial"/>
        </w:rPr>
        <w:t xml:space="preserve">, </w:t>
      </w:r>
      <w:r>
        <w:rPr>
          <w:rFonts w:cs="Arial" w:ascii="Arial" w:hAnsi="Arial"/>
          <w:i/>
          <w:iCs/>
        </w:rPr>
        <w:t>Escherichia</w:t>
      </w:r>
      <w:r>
        <w:rPr>
          <w:rFonts w:cs="Arial" w:ascii="Arial" w:hAnsi="Arial"/>
        </w:rPr>
        <w:t xml:space="preserve">, </w:t>
      </w:r>
      <w:r>
        <w:rPr>
          <w:rFonts w:cs="Arial" w:ascii="Arial" w:hAnsi="Arial"/>
          <w:i/>
          <w:iCs/>
        </w:rPr>
        <w:t>Alistipes</w:t>
      </w:r>
      <w:r>
        <w:rPr>
          <w:rFonts w:cs="Arial" w:ascii="Arial" w:hAnsi="Arial"/>
        </w:rPr>
        <w:t xml:space="preserve">, and </w:t>
      </w:r>
      <w:r>
        <w:rPr>
          <w:rFonts w:cs="Arial" w:ascii="Arial" w:hAnsi="Arial"/>
          <w:i/>
          <w:iCs/>
        </w:rPr>
        <w:t xml:space="preserve">Bacteroides, </w:t>
      </w:r>
      <w:r>
        <w:rPr>
          <w:rFonts w:cs="Arial" w:ascii="Arial" w:hAnsi="Arial"/>
        </w:rPr>
        <w:t>common gut commensals, that may migrate directly into the tumor microenvironment, as described by</w:t>
      </w:r>
      <w:del w:id="42" w:author="adm_neesse" w:date="2026-08-01T09:46:00Z">
        <w:r>
          <w:rPr>
            <w:rFonts w:cs="Arial" w:ascii="Arial" w:hAnsi="Arial"/>
          </w:rPr>
          <w:delText>in</w:delText>
        </w:r>
      </w:del>
      <w:r>
        <w:rPr>
          <w:rFonts w:cs="Arial" w:ascii="Arial" w:hAnsi="Arial"/>
        </w:rPr>
        <w:t xml:space="preserve"> Schorr et al. 2023 </w:t>
      </w:r>
      <w:sdt>
        <w:sdtPr>
          <w:placeholder>
            <w:docPart w:val="DefaultPlaceholder_-1854013440"/>
          </w:placeholder>
          <w:alias w:val="To edit, see citavi.com/edit"/>
          <w:tag w:val="CitaviPlaceholder#f222e0b1-78b9-42ce-8967-12245ba52ae0"/>
          <w:id w:val="448139793"/>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JlNjU5ODY1LWIwY2YtNDUzZC1iMDI2LTZjYWMwMjQzZDhmNiIsIlJhbmdlTGVuZ3RoIjo0LCJSZWZlcmVuY2VJZCI6IjAyZmI3OTA4LTllNzMtNGQyMi1iMzk2LWQ4Y2E1MmI4YmVm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}</w:instrText>
          </w:r>
          <w:r>
            <w:rPr>
              <w:rFonts w:cs="Arial" w:ascii="Arial" w:hAnsi="Arial"/>
            </w:rPr>
          </w:r>
          <w:r>
            <w:rPr>
              <w:rFonts w:cs="Arial" w:ascii="Arial" w:hAnsi="Arial"/>
            </w:rPr>
            <w:fldChar w:fldCharType="separate"/>
          </w:r>
          <w:r>
            <w:rPr>
              <w:rFonts w:cs="Arial" w:ascii="Arial" w:hAnsi="Arial"/>
            </w:rPr>
            <w:t>(13)</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bookmarkEnd w:id="2"/>
    </w:p>
    <w:p>
      <w:pPr>
        <w:pStyle w:val="Heading4"/>
        <w:rPr>
          <w:rFonts w:ascii="Arial" w:hAnsi="Arial" w:cs="Arial"/>
        </w:rPr>
      </w:pPr>
      <w:r>
        <w:rPr>
          <w:rFonts w:cs="Arial" w:ascii="Arial" w:hAnsi="Arial"/>
          <w:i w:val="false"/>
          <w:iCs w:val="false"/>
        </w:rPr>
        <w:t xml:space="preserve">4. </w:t>
      </w:r>
      <w:r>
        <w:rPr>
          <w:rFonts w:cs="Arial" w:ascii="Arial" w:hAnsi="Arial"/>
        </w:rPr>
        <w:t>Formalin-Fixed Paraffin-Embedded (FFPE) samples are challenging for intratumoral microbiome studies in low-biomass PDAC</w:t>
      </w:r>
      <w:r>
        <w:rPr>
          <w:rFonts w:cs="Arial" w:ascii="Arial" w:hAnsi="Arial"/>
          <w:i w:val="false"/>
          <w:iCs w:val="false"/>
        </w:rPr>
        <w:t>.</w:t>
      </w:r>
    </w:p>
    <w:p>
      <w:pPr>
        <w:pStyle w:val="BodyText"/>
        <w:spacing w:lineRule="auto" w:line="480"/>
        <w:jc w:val="both"/>
        <w:rPr>
          <w:rFonts w:ascii="Arial" w:hAnsi="Arial" w:cs="Arial"/>
        </w:rPr>
      </w:pPr>
      <w:r>
        <w:rPr>
          <w:rFonts w:cs="Arial" w:ascii="Arial" w:hAnsi="Arial"/>
        </w:rPr>
        <w:t xml:space="preserve">To further assess the suitability of FFPE samples for intratumoral microbiome profiling, we evaluated whether microbial signals could be reliably restored from extremely low-biomass PDAC samples. To this end, we examined the concordance of bacterial profiles among paired FFPE samples and two FF technical replicates from ten PDAC samples in the KPC mice cohort (Fig. </w:t>
      </w:r>
      <w:ins w:id="43" w:author="Linh Dang" w:date="2026-08-10T13:50:05Z">
        <w:r>
          <w:rPr>
            <w:rFonts w:cs="Arial" w:ascii="Arial" w:hAnsi="Arial"/>
          </w:rPr>
          <w:t>S</w:t>
        </w:r>
      </w:ins>
      <w:r>
        <w:rPr>
          <w:rFonts w:cs="Arial" w:ascii="Arial" w:hAnsi="Arial"/>
        </w:rPr>
        <w:t>4A).</w:t>
      </w:r>
    </w:p>
    <w:p>
      <w:pPr>
        <w:pStyle w:val="BodyText"/>
        <w:spacing w:lineRule="auto" w:line="480"/>
        <w:jc w:val="both"/>
        <w:rPr>
          <w:rFonts w:ascii="Arial" w:hAnsi="Arial" w:cs="Arial"/>
        </w:rPr>
      </w:pPr>
      <w:commentRangeStart w:id="1"/>
      <w:r>
        <w:rPr>
          <w:rFonts w:cs="Arial" w:ascii="Arial" w:hAnsi="Arial"/>
        </w:rPr>
        <w:t>For FFPE samples, we compared the original ND profiles and those generated after four decontamination strategies(restrictive filtering, decontam, SCRuB, and Nj) against the bacterial profiles derived from corresponding FF replicates</w:t>
      </w:r>
      <w:r>
        <w:rPr>
          <w:rFonts w:cs="Arial" w:ascii="Arial" w:hAnsi="Arial"/>
        </w:rPr>
      </w:r>
      <w:commentRangeEnd w:id="1"/>
      <w:r>
        <w:commentReference w:id="1"/>
      </w:r>
      <w:r>
        <w:rPr>
          <w:rFonts w:cs="Arial" w:ascii="Arial" w:hAnsi="Arial"/>
        </w:rPr>
        <w:t>. Notably, regardless of whether the data were ND or processed by any decontamination method, FFPE samples consistently exhibited significantly lower α diversity than the two FF technical replicates, as measured by both the number of observed species and the Shannon index. The two FF technical replicates were highly consistent with each other under most conditions, with the exception of the ND and decontam (Fig. 4</w:t>
      </w:r>
      <w:ins w:id="44" w:author="Linh Dang" w:date="2026-08-10T13:50:47Z">
        <w:r>
          <w:rPr>
            <w:rFonts w:cs="Arial" w:ascii="Arial" w:hAnsi="Arial"/>
          </w:rPr>
          <w:t>A</w:t>
        </w:r>
      </w:ins>
      <w:del w:id="45" w:author="Linh Dang" w:date="2026-08-10T13:50:46Z">
        <w:r>
          <w:rPr>
            <w:rFonts w:cs="Arial" w:ascii="Arial" w:hAnsi="Arial"/>
          </w:rPr>
          <w:delText>B</w:delText>
        </w:r>
      </w:del>
      <w:r>
        <w:rPr>
          <w:rFonts w:cs="Arial" w:ascii="Arial" w:hAnsi="Arial"/>
        </w:rPr>
        <w:t>).</w:t>
      </w:r>
    </w:p>
    <w:p>
      <w:pPr>
        <w:pStyle w:val="BodyText"/>
        <w:spacing w:lineRule="auto" w:line="480"/>
        <w:jc w:val="both"/>
        <w:rPr>
          <w:rFonts w:ascii="Arial" w:hAnsi="Arial" w:cs="Arial"/>
        </w:rPr>
      </w:pPr>
      <w:r>
        <w:rPr>
          <w:rFonts w:cs="Arial" w:ascii="Arial" w:hAnsi="Arial"/>
        </w:rPr>
        <w:t>In the db-RDA, Wrench and rarefaction normalization produced comparable results (Fig. 4</w:t>
      </w:r>
      <w:ins w:id="46" w:author="Linh Dang" w:date="2026-08-10T13:51:29Z">
        <w:r>
          <w:rPr>
            <w:rFonts w:cs="Arial" w:ascii="Arial" w:hAnsi="Arial"/>
          </w:rPr>
          <w:t>B</w:t>
        </w:r>
      </w:ins>
      <w:del w:id="47" w:author="Linh Dang" w:date="2026-08-10T13:51:28Z">
        <w:r>
          <w:rPr>
            <w:rFonts w:cs="Arial" w:ascii="Arial" w:hAnsi="Arial"/>
          </w:rPr>
          <w:delText>C</w:delText>
        </w:r>
      </w:del>
      <w:ins w:id="48" w:author="Linh Dang" w:date="2026-08-10T13:51:32Z">
        <w:r>
          <w:rPr>
            <w:rFonts w:cs="Arial" w:ascii="Arial" w:hAnsi="Arial"/>
          </w:rPr>
          <w:t xml:space="preserve"> </w:t>
        </w:r>
      </w:ins>
      <w:ins w:id="49" w:author="Linh Dang" w:date="2026-08-10T13:51:32Z">
        <w:r>
          <w:rPr>
            <w:rFonts w:cs="Arial" w:ascii="Arial" w:hAnsi="Arial"/>
          </w:rPr>
          <w:t>and Fig. S4B</w:t>
        </w:r>
      </w:ins>
      <w:r>
        <w:rPr>
          <w:rFonts w:cs="Arial" w:ascii="Arial" w:hAnsi="Arial"/>
        </w:rPr>
        <w:t>). Under both normalization approaches, the ND profile of two FF technical replicates and the corresponding FFPE samples clustered separately. Following decontamination, particularly with the restrictive, SCRuB, and Nj methods, the two FF technical replicates converged into a single cluster, suggesting that decontamination effectively removed sample-specific contaminants and improved inter-replicate concordance (Table S1</w:t>
      </w:r>
      <w:ins w:id="50" w:author="Linh Dang" w:date="2026-08-10T14:34:02Z">
        <w:r>
          <w:rPr>
            <w:rFonts w:cs="Arial" w:ascii="Arial" w:hAnsi="Arial"/>
          </w:rPr>
          <w:t>0</w:t>
        </w:r>
      </w:ins>
      <w:del w:id="51" w:author="Linh Dang" w:date="2026-08-10T14:34:01Z">
        <w:r>
          <w:rPr>
            <w:rFonts w:cs="Arial" w:ascii="Arial" w:hAnsi="Arial"/>
          </w:rPr>
          <w:delText>1</w:delText>
        </w:r>
      </w:del>
      <w:r>
        <w:rPr>
          <w:rFonts w:cs="Arial" w:ascii="Arial" w:hAnsi="Arial"/>
        </w:rPr>
        <w:t>). In contrast, regardless of the decontamination strategy applied, FFPE samples consistently formed a distinct cluster, indicating that they retained a bacterial profile that differed substantially from their paired FF counterparts (Fig. 4</w:t>
      </w:r>
      <w:ins w:id="52" w:author="Linh Dang" w:date="2026-08-10T14:34:43Z">
        <w:r>
          <w:rPr>
            <w:rFonts w:cs="Arial" w:ascii="Arial" w:hAnsi="Arial"/>
          </w:rPr>
          <w:t>B</w:t>
        </w:r>
      </w:ins>
      <w:del w:id="53" w:author="Linh Dang" w:date="2026-08-10T14:34:42Z">
        <w:r>
          <w:rPr>
            <w:rFonts w:cs="Arial" w:ascii="Arial" w:hAnsi="Arial"/>
          </w:rPr>
          <w:delText>C</w:delText>
        </w:r>
      </w:del>
      <w:r>
        <w:rPr>
          <w:rFonts w:cs="Arial" w:ascii="Arial" w:hAnsi="Arial"/>
        </w:rPr>
        <w:t>).</w:t>
      </w:r>
    </w:p>
    <w:p>
      <w:pPr>
        <w:pStyle w:val="BodyText"/>
        <w:spacing w:lineRule="auto" w:line="480"/>
        <w:jc w:val="both"/>
        <w:rPr>
          <w:rFonts w:ascii="Arial" w:hAnsi="Arial" w:cs="Arial"/>
        </w:rPr>
      </w:pPr>
      <w:r>
        <w:rPr>
          <w:rFonts w:cs="Arial" w:ascii="Arial" w:hAnsi="Arial"/>
        </w:rPr>
        <w:t>The overall bacterial composition further supported these observations (Fig. 4</w:t>
      </w:r>
      <w:ins w:id="54" w:author="Linh Dang" w:date="2026-08-10T14:34:53Z">
        <w:r>
          <w:rPr>
            <w:rFonts w:cs="Arial" w:ascii="Arial" w:hAnsi="Arial"/>
          </w:rPr>
          <w:t>C</w:t>
        </w:r>
      </w:ins>
      <w:del w:id="55" w:author="Linh Dang" w:date="2026-08-10T14:34:52Z">
        <w:r>
          <w:rPr>
            <w:rFonts w:cs="Arial" w:ascii="Arial" w:hAnsi="Arial"/>
          </w:rPr>
          <w:delText>D</w:delText>
        </w:r>
      </w:del>
      <w:r>
        <w:rPr>
          <w:rFonts w:cs="Arial" w:ascii="Arial" w:hAnsi="Arial"/>
        </w:rPr>
        <w:t xml:space="preserve">). Species from genera </w:t>
      </w:r>
      <w:r>
        <w:rPr>
          <w:rFonts w:cs="Arial" w:ascii="Arial" w:hAnsi="Arial"/>
          <w:i/>
          <w:iCs/>
        </w:rPr>
        <w:t>Sphingomonas</w:t>
      </w:r>
      <w:r>
        <w:rPr>
          <w:rFonts w:cs="Arial" w:ascii="Arial" w:hAnsi="Arial"/>
        </w:rPr>
        <w:t xml:space="preserve"> and </w:t>
      </w:r>
      <w:r>
        <w:rPr>
          <w:rFonts w:cs="Arial" w:ascii="Arial" w:hAnsi="Arial"/>
          <w:i/>
          <w:iCs/>
        </w:rPr>
        <w:t>Cutibacterium</w:t>
      </w:r>
      <w:r>
        <w:rPr>
          <w:rFonts w:cs="Arial" w:ascii="Arial" w:hAnsi="Arial"/>
        </w:rPr>
        <w:t xml:space="preserve"> remained dominant taxa in both the ND and decontaminated FFPE profiles. In the ND dataset, each sample exhibited a small but detectable overlap in bacterial species shared between the FFPE sample and its two paired FF technical replicates. Although restrictive filtering, SCRuB, and Nj substantially reduced the abundance of these dominant genera, the resulting FFPE microbial communities still showed only minimal compositional concordance with their paired FF samples (Fig. 4</w:t>
      </w:r>
      <w:ins w:id="56" w:author="Linh Dang" w:date="2026-08-10T14:38:05Z">
        <w:r>
          <w:rPr>
            <w:rFonts w:cs="Arial" w:ascii="Arial" w:hAnsi="Arial"/>
          </w:rPr>
          <w:t>B</w:t>
        </w:r>
      </w:ins>
      <w:del w:id="57" w:author="Linh Dang" w:date="2026-08-10T14:38:04Z">
        <w:r>
          <w:rPr>
            <w:rFonts w:cs="Arial" w:ascii="Arial" w:hAnsi="Arial"/>
          </w:rPr>
          <w:delText>C</w:delText>
        </w:r>
      </w:del>
      <w:r>
        <w:rPr>
          <w:rFonts w:cs="Arial" w:ascii="Arial" w:hAnsi="Arial"/>
        </w:rPr>
        <w:t xml:space="preserve"> and Fig. S3).</w:t>
      </w:r>
    </w:p>
    <w:p>
      <w:pPr>
        <w:pStyle w:val="BodyText"/>
        <w:spacing w:lineRule="auto" w:line="480"/>
        <w:jc w:val="both"/>
        <w:rPr>
          <w:rFonts w:ascii="Arial" w:hAnsi="Arial" w:cs="Arial"/>
        </w:rPr>
      </w:pPr>
      <w:r>
        <w:rPr>
          <w:rFonts w:cs="Arial" w:ascii="Arial" w:hAnsi="Arial"/>
        </w:rPr>
        <w:t>Collectively, these results indicate that, even when several NCT and rigorous decontamination strategies are incorporated, the authentic intratumoral microbial signal in FFPE samples is difficult to recover from extremely low-biomass PDAC specimens. Residual contaminant taxa still dominate the bacterial profiles, indicating that the decontamination methods applied were unable to reliably preserve the true microbial composition in FFPE samples.</w:t>
      </w:r>
    </w:p>
    <w:p>
      <w:pPr>
        <w:pStyle w:val="Heading2"/>
        <w:rPr>
          <w:rFonts w:ascii="Arial" w:hAnsi="Arial" w:cs="Arial"/>
        </w:rPr>
      </w:pPr>
      <w:r>
        <w:rPr>
          <w:rFonts w:cs="Arial" w:ascii="Arial" w:hAnsi="Arial"/>
        </w:rPr>
        <w:t>Discussion</w:t>
      </w:r>
    </w:p>
    <w:p>
      <w:pPr>
        <w:pStyle w:val="BodyText"/>
        <w:spacing w:lineRule="auto" w:line="480"/>
        <w:jc w:val="both"/>
        <w:rPr>
          <w:rFonts w:ascii="Arial" w:hAnsi="Arial" w:cs="Arial"/>
        </w:rPr>
      </w:pPr>
      <w:r>
        <w:rPr>
          <w:rFonts w:cs="Arial" w:ascii="Arial" w:hAnsi="Arial"/>
        </w:rPr>
        <w:t xml:space="preserve">To the best of our knowledge, we are presenting most extensive contaminant survey to date exploring potential factors that contribute to the batch effect. Several studies investigated the ubiquitous bacterial contamination from laboratory reagents </w:t>
      </w:r>
      <w:sdt>
        <w:sdtPr>
          <w:placeholder>
            <w:docPart w:val="DefaultPlaceholder_-1854013440"/>
          </w:placeholder>
          <w:alias w:val="To edit, see citavi.com/edit"/>
          <w:tag w:val="CitaviPlaceholder#11655f29-c37b-4b75-b498-15cfb2064b31"/>
          <w:id w:val="-39296872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zOWIzNzkyLTBiZjQtNDg0Ni04MzFiLWQ1ZjA5NjI2YjE5Yy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}</w:instrText>
          </w:r>
          <w:r>
            <w:rPr>
              <w:rFonts w:cs="Arial" w:ascii="Arial" w:hAnsi="Arial"/>
            </w:rPr>
          </w:r>
          <w:r>
            <w:rPr>
              <w:rFonts w:cs="Arial" w:ascii="Arial" w:hAnsi="Arial"/>
            </w:rPr>
            <w:fldChar w:fldCharType="separate"/>
          </w:r>
          <w:r>
            <w:rPr>
              <w:rFonts w:cs="Arial" w:ascii="Arial" w:hAnsi="Arial"/>
            </w:rPr>
            <w:t>(14–16)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Published dominant genera are also found in our contaminant survey with high prevalence and abundances derived from environmental (e.g. </w:t>
      </w:r>
      <w:r>
        <w:rPr>
          <w:rFonts w:cs="Arial" w:ascii="Arial" w:hAnsi="Arial"/>
          <w:i/>
        </w:rPr>
        <w:t>Sphingomonas</w:t>
      </w:r>
      <w:r>
        <w:rPr>
          <w:rFonts w:cs="Arial" w:ascii="Arial" w:hAnsi="Arial"/>
        </w:rPr>
        <w:t xml:space="preserve">, </w:t>
      </w:r>
      <w:r>
        <w:rPr>
          <w:rFonts w:cs="Arial" w:ascii="Arial" w:hAnsi="Arial"/>
          <w:i/>
        </w:rPr>
        <w:t>Ralstonia, Bradyrhizobium</w:t>
      </w:r>
      <w:r>
        <w:rPr>
          <w:rFonts w:cs="Arial" w:ascii="Arial" w:hAnsi="Arial"/>
        </w:rPr>
        <w:t xml:space="preserve">) and human niches (e.g. </w:t>
      </w:r>
      <w:r>
        <w:rPr>
          <w:rFonts w:cs="Arial" w:ascii="Arial" w:hAnsi="Arial"/>
          <w:i/>
        </w:rPr>
        <w:t>Streptococcus</w:t>
      </w:r>
      <w:r>
        <w:rPr>
          <w:rFonts w:cs="Arial" w:ascii="Arial" w:hAnsi="Arial"/>
        </w:rPr>
        <w:t xml:space="preserve">) </w:t>
      </w:r>
      <w:sdt>
        <w:sdtPr>
          <w:placeholder>
            <w:docPart w:val="DefaultPlaceholder_-1854013440"/>
          </w:placeholder>
          <w:alias w:val="To edit, see citavi.com/edit"/>
          <w:tag w:val="CitaviPlaceholder#9cf6fa7f-5cff-41b2-88fd-cf51b25cf8fd"/>
          <w:id w:val="-1114211414"/>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MGIzYmM1LTNiODktNDk5Ny1iN2U0LWYzZTE1ZmRmZjc4NS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Ny0zMVQyMTo1OTowMyIsIlByb2plY3QiOnsiJHJlZiI6IjgifX0sIlVzZU51bWJlcmluZ1R5cGVPZlBhcmVudERvY3VtZW50IjpmYWxzZX0seyIkaWQiOiIzMCIsIiR0eXBlIjoiU3dpc3NBY2FkZW1pYy5DaXRhdmkuQ2l0YXRpb25zLldvcmRQbGFjZWhvbGRlckVudHJ5LCBTd2lzc0FjYWRlbWljLkNpdGF2aSIsIklkIjoiOTZmOGU5YWEtZjM1OC00N2Y4LWI1M2YtMDE0NmNiNjc2ODFiIiwiUmFuZ2VTdGFydCI6MywiUmFuZ2VMZW5ndGgiOjUsIlJlZmVyZW5jZUlkIjoiYzhkNThiMmQtNmUyZi00YzVhLTliYWQtOGQyYWNjNDk4MDcy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}</w:instrText>
          </w:r>
          <w:r>
            <w:rPr>
              <w:rFonts w:cs="Arial" w:ascii="Arial" w:hAnsi="Arial"/>
            </w:rPr>
          </w:r>
          <w:r>
            <w:rPr>
              <w:rFonts w:cs="Arial" w:ascii="Arial" w:hAnsi="Arial"/>
            </w:rPr>
            <w:fldChar w:fldCharType="separate"/>
          </w:r>
          <w:r>
            <w:rPr>
              <w:rFonts w:cs="Arial" w:ascii="Arial" w:hAnsi="Arial"/>
            </w:rPr>
            <w:t>(14, 15)</w:t>
          </w:r>
          <w:r>
            <w:rPr>
              <w:rFonts w:cs="Arial" w:ascii="Arial" w:hAnsi="Arial"/>
            </w:rPr>
          </w:r>
          <w:r>
            <w:rPr>
              <w:rFonts w:cs="Arial" w:ascii="Arial" w:hAnsi="Arial"/>
            </w:rPr>
            <w:fldChar w:fldCharType="end"/>
          </w:r>
          <w:r>
            <w:rPr>
              <w:rFonts w:cs="Arial" w:ascii="Arial" w:hAnsi="Arial"/>
            </w:rPr>
          </w:r>
        </w:sdtContent>
      </w:sdt>
      <w:r>
        <w:rPr>
          <w:rFonts w:cs="Arial" w:ascii="Arial" w:hAnsi="Arial"/>
        </w:rPr>
        <w:t>. Weyrich et al. also conducted a longitudinal survey over 5 years including 144 NCT from different sources</w:t>
      </w:r>
      <w:r>
        <w:rPr>
          <w:rFonts w:cs="Arial" w:ascii="Arial" w:hAnsi="Arial"/>
        </w:rPr>
        <w:t xml:space="preserve"> </w:t>
      </w:r>
      <w:sdt>
        <w:sdtPr>
          <w:placeholder>
            <w:docPart w:val="DefaultPlaceholder_-1854013440"/>
          </w:placeholder>
          <w:alias w:val="To edit, see citavi.com/edit"/>
          <w:tag w:val="CitaviPlaceholder#778a08b2-4f2f-471a-870a-89abad5f94c9"/>
          <w:id w:val="150000861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NmZjgyZjdhLTgyMDQtNGFmNC1iMzdlLWMwNjJhNmNmYjAyNCIsIlJhbmdlTGVuZ3RoIjo0LCJSZWZlcmVuY2VJZCI6ImM4ZDU4YjJkLTZlMmYtNGM1YS05YmFkLThkMmFjYzQ5ODA3M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}</w:instrText>
          </w:r>
          <w:r>
            <w:rPr>
              <w:rFonts w:cs="Arial" w:ascii="Arial" w:hAnsi="Arial"/>
            </w:rPr>
          </w:r>
          <w:r>
            <w:rPr>
              <w:rFonts w:cs="Arial" w:ascii="Arial" w:hAnsi="Arial"/>
            </w:rPr>
            <w:fldChar w:fldCharType="separate"/>
          </w:r>
          <w:r>
            <w:rPr>
              <w:rFonts w:cs="Arial" w:ascii="Arial" w:hAnsi="Arial"/>
            </w:rPr>
            <w:t>(15)</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In line with our findings, they also identified an impact of LP, year and season on the microbial composition. As the laboratory kits are well-known sources of contaminations </w:t>
      </w:r>
      <w:sdt>
        <w:sdtPr>
          <w:placeholder>
            <w:docPart w:val="DefaultPlaceholder_-1854013440"/>
          </w:placeholder>
          <w:alias w:val="To edit, see citavi.com/edit"/>
          <w:tag w:val="CitaviPlaceholder#e44f3ab7-f782-444f-bd98-60afb3e6c726"/>
          <w:id w:val="191041417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AyMzJkYmM4LTcwNWUtNDJkNi1iYTk3LTE4OTUzNDA1YjExZCIsIlJhbmdlTGVuZ3RoIjozLCJSZWZlcmVuY2VJZCI6ImJiNTM5Yjg5LTBlYTktNGY5NC05MWMyLTM5ZmIwZDM1MWI2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EyLjExLjIwMTQiLCJEb2kiOiIxMC4xMTg2L3MxMjkxNS0wMTQtMDA4Ny16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xODYvczEyOTE1LTAxNC0wMDg3LXoiLCJVcmlTdHJpbmciOiJodHRwczovL2RvaS5vcmcvMTAuMTE4Ni9zMTI5MTUtMDE0LTAwODcteiIsIkxpbmtlZFJlc291cmNlU3RhdHVzIjo4LCJQcm9wZXJ0aWVzIjp7IiRpZCI6IjI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}</w:instrText>
          </w:r>
          <w:r>
            <w:rPr>
              <w:rFonts w:cs="Arial" w:ascii="Arial" w:hAnsi="Arial"/>
            </w:rPr>
          </w:r>
          <w:r>
            <w:rPr>
              <w:rFonts w:cs="Arial" w:ascii="Arial" w:hAnsi="Arial"/>
            </w:rPr>
            <w:fldChar w:fldCharType="separate"/>
          </w:r>
          <w:r>
            <w:rPr>
              <w:rFonts w:cs="Arial" w:ascii="Arial" w:hAnsi="Arial"/>
            </w:rPr>
            <w:t>(14, 16)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the human batch effect remains understudied so far. </w:t>
      </w:r>
      <w:r>
        <w:rPr>
          <w:rFonts w:cs="Arial" w:ascii="Arial" w:hAnsi="Arial"/>
        </w:rPr>
        <w:t xml:space="preserve">Indeed, the whole 16S rRNA sequencing of four sterile water samples from two LP revealed a strong human effect that significantly outweighed the processing environment (low-germ vs. standard). Current guidelines for processing and analyzing low-biomass samples do not adequately account for batch effects introduced by different LP </w:t>
      </w:r>
      <w:sdt>
        <w:sdtPr>
          <w:placeholder>
            <w:docPart w:val="DefaultPlaceholder_-1854013440"/>
          </w:placeholder>
          <w:alias w:val="To edit, see citavi.com/edit"/>
          <w:tag w:val="CitaviPlaceholder#8e96090a-274d-4400-ac62-1eda2c10f5ab"/>
          <w:id w:val="-159501785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Y5M2E3ZDA1LTYyMTAtNDI4Mi1hYTJhLTViMjEyZTI0M2VkNSIsIlJhbmdlTGVuZ3RoIjoz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}</w:instrText>
          </w:r>
          <w:r>
            <w:rPr>
              <w:rFonts w:cs="Arial" w:ascii="Arial" w:hAnsi="Arial"/>
            </w:rPr>
          </w:r>
          <w:r>
            <w:rPr>
              <w:rFonts w:cs="Arial" w:ascii="Arial" w:hAnsi="Arial"/>
            </w:rPr>
            <w:fldChar w:fldCharType="separate"/>
          </w:r>
          <w:r>
            <w:rPr>
              <w:rFonts w:cs="Arial" w:ascii="Arial" w:hAnsi="Arial"/>
            </w:rPr>
            <w:t>(17, 18)</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p>
    <w:p>
      <w:pPr>
        <w:pStyle w:val="BodyText"/>
        <w:spacing w:lineRule="auto" w:line="480"/>
        <w:jc w:val="both"/>
        <w:rPr>
          <w:rFonts w:ascii="Arial" w:hAnsi="Arial" w:cs="Arial"/>
        </w:rPr>
      </w:pPr>
      <w:r>
        <w:rPr>
          <w:rFonts w:cs="Arial" w:ascii="Arial" w:hAnsi="Arial"/>
        </w:rPr>
        <w:t xml:space="preserve">Long-read sequencing has become increasingly interesting for intratumoral microbiome studies because it enables sequencing of whole 16S rRNA gene amplicons, providing substantially higher taxonomic resolution on species and strain level than short-read approaches </w:t>
      </w:r>
      <w:sdt>
        <w:sdtPr>
          <w:placeholder>
            <w:docPart w:val="DefaultPlaceholder_-1854013440"/>
          </w:placeholder>
          <w:alias w:val="To edit, see citavi.com/edit"/>
          <w:tag w:val="CitaviPlaceholder#20085865-f891-4f74-9a1d-61685b082072"/>
          <w:id w:val="-161042605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wZGFjZDViLTgwYjMtNGJmYi05MzE5LTBmNzM1ZmUyNjc0OCIsIlJhbmdlTGVuZ3RoIjo0LCJSZWZlcmVuY2VJZCI6IjZlODFkOGU3LWVjYjctNGNiNC05MGQ5LTY4YWM4MTNlOTUxM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}</w:instrText>
          </w:r>
          <w:r>
            <w:rPr>
              <w:rFonts w:cs="Arial" w:ascii="Arial" w:hAnsi="Arial"/>
            </w:rPr>
          </w:r>
          <w:r>
            <w:rPr>
              <w:rFonts w:cs="Arial" w:ascii="Arial" w:hAnsi="Arial"/>
            </w:rPr>
            <w:fldChar w:fldCharType="separate"/>
          </w:r>
          <w:r>
            <w:rPr>
              <w:rFonts w:cs="Arial" w:ascii="Arial" w:hAnsi="Arial"/>
            </w:rPr>
            <w:t>(19)</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This advantage is particularly valuable for low-biomass </w:t>
      </w:r>
      <w:r>
        <w:rPr>
          <w:rFonts w:cs="Arial" w:ascii="Arial" w:hAnsi="Arial"/>
        </w:rPr>
        <w:t xml:space="preserve">tumor samples, where limited microbial DNA and high host contamination make accurate taxonomic assignment challenging, particularly for metagenomic sequencing. While short-read 16S sequencing often resolves microbial communities only to the genus level and may fail to distinguish closely related species, whole 16S rRNA sequencing has demonstrated reliable species and strain level resolution </w:t>
      </w:r>
      <w:sdt>
        <w:sdtPr>
          <w:placeholder>
            <w:docPart w:val="DefaultPlaceholder_-1854013440"/>
          </w:placeholder>
          <w:alias w:val="To edit, see citavi.com/edit"/>
          <w:tag w:val="CitaviPlaceholder#81b4af2a-29d4-47a4-8593-ed71a0c7dee1"/>
          <w:id w:val="8928558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VhODVmMzJhLTg1NmItNDc1ZS05MjY5LThmZjY4MGQ2MzIzOSIsIlJhbmdlTGVuZ3RoIjoz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}</w:instrText>
          </w:r>
          <w:r>
            <w:rPr>
              <w:rFonts w:cs="Arial" w:ascii="Arial" w:hAnsi="Arial"/>
            </w:rPr>
          </w:r>
          <w:r>
            <w:rPr>
              <w:rFonts w:cs="Arial" w:ascii="Arial" w:hAnsi="Arial"/>
            </w:rPr>
            <w:fldChar w:fldCharType="separate"/>
          </w:r>
          <w:r>
            <w:rPr>
              <w:rFonts w:cs="Arial" w:ascii="Arial" w:hAnsi="Arial"/>
            </w:rPr>
            <w:t>(10, 11, 19)</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Improved taxonomic precision reduces ambiguity in microbial identification and facilitates more accurate detection of clinically and biologically relevant taxa. </w:t>
      </w:r>
      <w:r>
        <w:rPr>
          <w:rFonts w:cs="Arial" w:ascii="Arial" w:hAnsi="Arial"/>
        </w:rPr>
        <w:t xml:space="preserve">This is of particular significance in the context of strain-specific effects of intratumoral microbes </w:t>
      </w:r>
      <w:sdt>
        <w:sdtPr>
          <w:placeholder>
            <w:docPart w:val="DefaultPlaceholder_-1854013440"/>
          </w:placeholder>
          <w:alias w:val="To edit, see citavi.com/edit"/>
          <w:tag w:val="CitaviPlaceholder#e9bbfa6f-b9e9-460f-8c5d-00f84ed45288"/>
          <w:id w:val="37729320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Q3ODY3ZjhiLTc5ZjItNGI1Zi1hMDcxLTEwNDcwYWI1M2NhYyIsIlJhbmdlTGVuZ3RoIjo0LCJSZWZlcmVuY2VJZCI6Ijk5NjhmZjYzLTI1YTMtNDQ3NC04MzVkLTRkZmIxNDFiZTNlN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}</w:instrText>
          </w:r>
          <w:r>
            <w:rPr>
              <w:rFonts w:cs="Arial" w:ascii="Arial" w:hAnsi="Arial"/>
            </w:rPr>
          </w:r>
          <w:r>
            <w:rPr>
              <w:rFonts w:cs="Arial" w:ascii="Arial" w:hAnsi="Arial"/>
            </w:rPr>
            <w:fldChar w:fldCharType="separate"/>
          </w:r>
          <w:r>
            <w:rPr>
              <w:rFonts w:cs="Arial" w:ascii="Arial" w:hAnsi="Arial"/>
            </w:rPr>
            <w:t>(20)</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Reliable species-level analysis are also possible for 16S rRNA sequencing with short-read technologies by applying multiplexed PCR for several V regions </w:t>
      </w:r>
      <w:sdt>
        <w:sdtPr>
          <w:placeholder>
            <w:docPart w:val="DefaultPlaceholder_-1854013440"/>
          </w:placeholder>
          <w:alias w:val="To edit, see citavi.com/edit"/>
          <w:tag w:val="CitaviPlaceholder#f6eaa91d-ade2-455f-9cb0-3af922186b42"/>
          <w:id w:val="130713078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xZTg4ZDA1LTIyNjMtNDI1NC1iZTE2LWJlOTYxZGQ0MmI2MC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ZjZlYWE5MWQtYWRlMi00NTVmLTljYjAtM2FmOTIyMTg2YjQy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In order to reduce PCR bias and complexity in the wet-lab and bioinformatic pipeline, it appears that a whole 16S rRNA is a more viable and convenient option </w:t>
      </w:r>
      <w:sdt>
        <w:sdtPr>
          <w:placeholder>
            <w:docPart w:val="DefaultPlaceholder_-1854013440"/>
          </w:placeholder>
          <w:alias w:val="To edit, see citavi.com/edit"/>
          <w:tag w:val="CitaviPlaceholder#d917b5f2-c160-44ca-8f5c-056fd91cf2b4"/>
          <w:id w:val="-379709736"/>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kYjY0YjkwLTkxZDAtNDlmZi1iOWVmLTZjMDRjZTAwNGJmYSIsIlJhbmdlTGVuZ3RoIjo0LCJSZWZlcmVuY2VJZCI6IjE2OTg3MWVkLTVkYzUtNDQ3Yy1iNGFiLWU3NDE0Yzk3MDY4Yy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y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}</w:instrText>
          </w:r>
          <w:r>
            <w:rPr>
              <w:rFonts w:cs="Arial" w:ascii="Arial" w:hAnsi="Arial"/>
            </w:rPr>
          </w:r>
          <w:r>
            <w:rPr>
              <w:rFonts w:cs="Arial" w:ascii="Arial" w:hAnsi="Arial"/>
            </w:rPr>
            <w:fldChar w:fldCharType="separate"/>
          </w:r>
          <w:r>
            <w:rPr>
              <w:rFonts w:cs="Arial" w:ascii="Arial" w:hAnsi="Arial"/>
            </w:rPr>
            <w:t>(10)</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p>
    <w:p>
      <w:pPr>
        <w:pStyle w:val="BodyText"/>
        <w:spacing w:lineRule="auto" w:line="480"/>
        <w:jc w:val="both"/>
        <w:rPr>
          <w:rFonts w:ascii="Arial" w:hAnsi="Arial" w:cs="Arial"/>
        </w:rPr>
      </w:pPr>
      <w:r>
        <w:rPr>
          <w:rFonts w:cs="Arial" w:ascii="Arial" w:hAnsi="Arial"/>
        </w:rPr>
        <w:t xml:space="preserve">In recent years, a number of highly regarded publications have postulated an impact of intratumoral bacteria on progression, immunosuppression and the determination of subtypes of PDAC </w:t>
      </w:r>
      <w:sdt>
        <w:sdtPr>
          <w:placeholder>
            <w:docPart w:val="DefaultPlaceholder_-1854013440"/>
          </w:placeholder>
          <w:alias w:val="To edit, see citavi.com/edit"/>
          <w:tag w:val="CitaviPlaceholder#5515aa5d-94b8-4b0b-97fb-10e37ecb4716"/>
          <w:id w:val="174429629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JiOTRkYWFiLWU2MGUtNGYzYi05MDk2LTE3OGY1NWUwZmE5NSIsIlJhbmdlTGVuZ3RoIjoyLCJSZWZlcmVuY2VJZCI6IjFhODA3NTViLTVlOGYtNGZlYi05Njc0LTkzYWZjNTA1MTU2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}</w:instrText>
          </w:r>
          <w:r>
            <w:rPr>
              <w:rFonts w:cs="Arial" w:ascii="Arial" w:hAnsi="Arial"/>
            </w:rPr>
          </w:r>
          <w:r>
            <w:rPr>
              <w:rFonts w:cs="Arial" w:ascii="Arial" w:hAnsi="Arial"/>
            </w:rPr>
            <w:fldChar w:fldCharType="separate"/>
          </w:r>
          <w:r>
            <w:rPr>
              <w:rFonts w:cs="Arial" w:ascii="Arial" w:hAnsi="Arial"/>
            </w:rPr>
            <w:t>(3, 5, 7)</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However, the revealed intratumoral composition consists mainly of genera like </w:t>
      </w:r>
      <w:r>
        <w:rPr>
          <w:rFonts w:cs="Arial" w:ascii="Arial" w:hAnsi="Arial"/>
          <w:i/>
        </w:rPr>
        <w:t>Pseudomonas</w:t>
      </w:r>
      <w:r>
        <w:rPr>
          <w:rFonts w:cs="Arial" w:ascii="Arial" w:hAnsi="Arial"/>
        </w:rPr>
        <w:t xml:space="preserve">, </w:t>
      </w:r>
      <w:r>
        <w:rPr>
          <w:rFonts w:cs="Arial" w:ascii="Arial" w:hAnsi="Arial"/>
          <w:i/>
        </w:rPr>
        <w:t>Elizabethkingia</w:t>
      </w:r>
      <w:r>
        <w:rPr>
          <w:rFonts w:cs="Arial" w:ascii="Arial" w:hAnsi="Arial"/>
        </w:rPr>
        <w:t xml:space="preserve">, </w:t>
      </w:r>
      <w:r>
        <w:rPr>
          <w:rFonts w:cs="Arial" w:ascii="Arial" w:hAnsi="Arial"/>
          <w:i/>
        </w:rPr>
        <w:t>Sphingobacteria</w:t>
      </w:r>
      <w:r>
        <w:rPr>
          <w:rFonts w:cs="Arial" w:ascii="Arial" w:hAnsi="Arial"/>
        </w:rPr>
        <w:t xml:space="preserve">, </w:t>
      </w:r>
      <w:r>
        <w:rPr>
          <w:rFonts w:cs="Arial" w:ascii="Arial" w:hAnsi="Arial"/>
          <w:i/>
        </w:rPr>
        <w:t>Streptomyces</w:t>
      </w:r>
      <w:r>
        <w:rPr>
          <w:rFonts w:cs="Arial" w:ascii="Arial" w:hAnsi="Arial"/>
        </w:rPr>
        <w:t xml:space="preserve">, </w:t>
      </w:r>
      <w:r>
        <w:rPr>
          <w:rFonts w:cs="Arial" w:ascii="Arial" w:hAnsi="Arial"/>
          <w:i/>
        </w:rPr>
        <w:t>Pseudoxanthomonas</w:t>
      </w:r>
      <w:r>
        <w:rPr>
          <w:rFonts w:cs="Arial" w:ascii="Arial" w:hAnsi="Arial"/>
        </w:rPr>
        <w:t xml:space="preserve">, </w:t>
      </w:r>
      <w:r>
        <w:rPr>
          <w:rFonts w:cs="Arial" w:ascii="Arial" w:hAnsi="Arial"/>
          <w:i/>
        </w:rPr>
        <w:t>Saccharopolyspora</w:t>
      </w:r>
      <w:r>
        <w:rPr>
          <w:rFonts w:cs="Arial" w:ascii="Arial" w:hAnsi="Arial"/>
        </w:rPr>
        <w:t xml:space="preserve">, </w:t>
      </w:r>
      <w:r>
        <w:rPr>
          <w:rFonts w:cs="Arial" w:ascii="Arial" w:hAnsi="Arial"/>
          <w:i/>
        </w:rPr>
        <w:t>Sphingopyxis</w:t>
      </w:r>
      <w:r>
        <w:rPr>
          <w:rFonts w:cs="Arial" w:ascii="Arial" w:hAnsi="Arial"/>
        </w:rPr>
        <w:t xml:space="preserve">. These environmental genera are highly likely contaminants. Critically, the methods applied involved no - or only superficial - NCT-controlled decontamination approaches. Despite the compelling mechanistic experiments conducted in these studies, a re-evaluation of the microbial composition detected in tumor samples is necessary. Nejman et al. implemented a thorough and multi-level filtering of contaminants including multiple NCT </w:t>
      </w:r>
      <w:sdt>
        <w:sdtPr>
          <w:placeholder>
            <w:docPart w:val="DefaultPlaceholder_-1854013440"/>
          </w:placeholder>
          <w:alias w:val="To edit, see citavi.com/edit"/>
          <w:tag w:val="CitaviPlaceholder#2d66ce5f-5171-4d79-be74-04a021f161e1"/>
          <w:id w:val="1540546289"/>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U1Njg0OTE4LTlmM2QtNDY1Yi1hZjQzLWYyNjM4MTkxMGQ1Yy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mQ2NmNlNWYtNTE3MS00ZDc5LWJlNzQtMDRhMDIxZjE2MWUx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 xml:space="preserve">This approach identified human commensals from the intestines in PDAC samples, thereby providing evidence of the highly probable existence of an intratumoral microbiome. Nevertheless, incorporating hundreds of NCT is largely impractical for mechanism-focused studies and experimental mouse models </w:t>
      </w:r>
      <w:sdt>
        <w:sdtPr>
          <w:placeholder>
            <w:docPart w:val="DefaultPlaceholder_-1854013440"/>
          </w:placeholder>
          <w:alias w:val="To edit, see citavi.com/edit"/>
          <w:tag w:val="CitaviPlaceholder#ff2fab84-9426-4ccc-a3de-1ab7f5fd2e68"/>
          <w:id w:val="-177652681"/>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g5Y2U1YWRlLTAyNmUtNDJkNi1iZjI3LTRmMDUwNmNiMWUzNCIsIlJhbmdlTGVuZ3RoIjo0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Ny0zMVQyMzowMzoxMSIsIlByb2plY3QiOnsiJHJlZiI6IjgifX0sIlVzZU51bWJlcmluZ1R5cGVPZlBhcmVudERvY3VtZW50IjpmYWxzZX1dLCJGb3JtYXR0ZWRUZXh0Ijp7IiRpZCI6IjIxIiwiQ291bnQiOjEsIlRleHRVbml0cyI6W3siJGlkIjoiMjIiLCJGb250U3R5bGUiOnsiJGlkIjoiMjMiLCJOZXV0cmFsIjp0cnVlfSwiUmVhZGluZ09yZGVyIjoxLCJUZXh0IjoiKDIxKSJ9XX0sIlRhZyI6IkNpdGF2aVBsYWNlaG9sZGVyI2ZmMmZhYjg0LTk0MjYtNGNjYy1hM2RlLTFhYjdmNWZkMmU2OCIsIlRleHQiOiIoMjEpIiwiV0FJVmVyc2lvbiI6IjcuMS4wLjEifQ==}</w:instrText>
          </w:r>
          <w:r>
            <w:rPr>
              <w:rFonts w:cs="Arial" w:ascii="Arial" w:hAnsi="Arial"/>
            </w:rPr>
          </w:r>
          <w:r>
            <w:rPr>
              <w:rFonts w:cs="Arial" w:ascii="Arial" w:hAnsi="Arial"/>
            </w:rPr>
            <w:fldChar w:fldCharType="separate"/>
          </w:r>
          <w:r>
            <w:rPr>
              <w:rFonts w:cs="Arial" w:ascii="Arial" w:hAnsi="Arial"/>
            </w:rPr>
            <w:t>(21)</w:t>
          </w:r>
          <w:r>
            <w:rPr>
              <w:rFonts w:cs="Arial" w:ascii="Arial" w:hAnsi="Arial"/>
            </w:rPr>
          </w:r>
          <w:r>
            <w:rPr>
              <w:rFonts w:cs="Arial" w:ascii="Arial" w:hAnsi="Arial"/>
            </w:rPr>
            <w:fldChar w:fldCharType="end"/>
          </w:r>
          <w:r>
            <w:rPr>
              <w:rFonts w:cs="Arial" w:ascii="Arial" w:hAnsi="Arial"/>
            </w:rPr>
          </w:r>
        </w:sdtContent>
      </w:sdt>
      <w:r>
        <w:rPr>
          <w:rFonts w:cs="Arial" w:ascii="Arial" w:hAnsi="Arial"/>
        </w:rPr>
        <w:t>. Furthermore, the applicability of the Nj approach to smaller sample sets has not previously been established. To the best of our knowledge, this study is the first to systematically benchmark different decontamination strategies for PDAC microbiome samples.</w:t>
      </w:r>
    </w:p>
    <w:p>
      <w:pPr>
        <w:pStyle w:val="BodyText"/>
        <w:spacing w:lineRule="auto" w:line="480"/>
        <w:jc w:val="both"/>
        <w:rPr>
          <w:rFonts w:ascii="Arial" w:hAnsi="Arial" w:cs="Arial"/>
        </w:rPr>
      </w:pPr>
      <w:r>
        <w:rPr>
          <w:rFonts w:cs="Arial" w:ascii="Arial" w:hAnsi="Arial"/>
        </w:rPr>
        <w:t xml:space="preserve">Notably, the Nj method consistently outperformed the restrictive filtering, decontam, and SCRuB across all evaluation metrics. This advantage likely stems from Nj’s incorporation of both prevalence-based and rigorous statistical test, as well as its conservative approach to taxon removal </w:t>
      </w:r>
      <w:sdt>
        <w:sdtPr>
          <w:placeholder>
            <w:docPart w:val="DefaultPlaceholder_-1854013440"/>
          </w:placeholder>
          <w:alias w:val="To edit, see citavi.com/edit"/>
          <w:tag w:val="CitaviPlaceholder#9c385d7b-1e2e-4600-9a1b-2614bc4d696f"/>
          <w:id w:val="717176198"/>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M3NTFhOTlhLTdkM2MtNGVlOS05NjliLTlhZmIwMWU0ZjUzM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OWMzODVkN2ItMWUyZS00NjAwLTlhMWItMjYxNGJjNGQ2OTZm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The restrictive decontamination approach, involving the filtration of all species detected in NCT from true samples, is likely to result in the removal of true species from the samples. This is due to the detection of multiple human commensals in the NCT survey, which are highly prevalent (e.g. </w:t>
      </w:r>
      <w:r>
        <w:rPr>
          <w:rFonts w:cs="Arial" w:ascii="Arial" w:hAnsi="Arial"/>
          <w:i/>
        </w:rPr>
        <w:t>Streptococcus oralis</w:t>
      </w:r>
      <w:r>
        <w:rPr>
          <w:rFonts w:cs="Arial" w:ascii="Arial" w:hAnsi="Arial"/>
        </w:rPr>
        <w:t xml:space="preserve"> and </w:t>
      </w:r>
      <w:r>
        <w:rPr>
          <w:rFonts w:cs="Arial" w:ascii="Arial" w:hAnsi="Arial"/>
          <w:i/>
        </w:rPr>
        <w:t>Escherichia coli</w:t>
      </w:r>
      <w:r>
        <w:rPr>
          <w:rFonts w:cs="Arial" w:ascii="Arial" w:hAnsi="Arial"/>
        </w:rPr>
        <w:t>,</w:t>
      </w:r>
      <w:r>
        <w:rPr>
          <w:rFonts w:cs="Arial" w:ascii="Arial" w:hAnsi="Arial"/>
          <w:i/>
        </w:rPr>
        <w:t xml:space="preserve"> </w:t>
      </w:r>
      <w:r>
        <w:rPr>
          <w:rFonts w:cs="Arial" w:ascii="Arial" w:hAnsi="Arial"/>
        </w:rPr>
        <w:t xml:space="preserve">Table S5). Decontam is a widely applied tool for contaminant removal. Nevertheless, the authors discussed that the performance is reduced in scenarios, in which the contamination is much more dominant than true taxa </w:t>
      </w:r>
      <w:sdt>
        <w:sdtPr>
          <w:placeholder>
            <w:docPart w:val="DefaultPlaceholder_-1854013440"/>
          </w:placeholder>
          <w:alias w:val="To edit, see citavi.com/edit"/>
          <w:tag w:val="CitaviPlaceholder#7550ee27-a4bf-4143-a4f1-6acbbd964e64"/>
          <w:id w:val="113173239"/>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E1YmYzOGU4LWIwNmUtNDhhZC04NGY2LWQ4NzlkNjE5YTYwZCIsIlJhbmdlTGVuZ3RoIjozLCJSZWZlcmVuY2VJZCI6IjdiMTAxMWFjLWE4NTEtNDAyNy05MmY1LWE5ZDYyZGY0NzZkM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1dLCJDaXRhdGlvbktleVVwZGF0ZVR5cGUiOjAsIkNvbGxhYm9yYXRvcnMiOltdLCJDb3ZlclBhdGgiOnsiJGlkIjoiMTMiLCIkdHlwZSI6IlN3aXNzQWNhZGVtaWMuQ2l0YXZpLkxpbmtlZFJlc291cmNlLCBTd2lzc0FjYWRlbWljLkNpdGF2aSIsIkxpbmtlZFJlc291cmNlVHlwZSI6MiwiT3JpZ2luYWxTdHJpbmciOiJDOlxcVXNlcnNcXGNocmlzXFxBcHBEYXRhXFxMb2NhbFxcVGVtcFxcMHEzb2FicmkuanBnIiwiVXJpU3RyaW5nIjoiN2IxMDExYWMtYTg1MS00MDI3LTkyZjUtYTlkNjJkZjQ3NmQwIiwiTGlua2VkUmVzb3VyY2VTdGF0dXMiOjgsIlByb3BlcnRpZXMiOnsiJGlkIjoiMT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}</w:instrText>
          </w:r>
          <w:r>
            <w:rPr>
              <w:rFonts w:cs="Arial" w:ascii="Arial" w:hAnsi="Arial"/>
            </w:rPr>
          </w:r>
          <w:r>
            <w:rPr>
              <w:rFonts w:cs="Arial" w:ascii="Arial" w:hAnsi="Arial"/>
            </w:rPr>
            <w:fldChar w:fldCharType="separate"/>
          </w:r>
          <w:r>
            <w:rPr>
              <w:rFonts w:cs="Arial" w:ascii="Arial" w:hAnsi="Arial"/>
            </w:rPr>
            <w:t>(8)</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However, the developers of decontam recommend a threshold of 0.5 in these cases, which was applied across all analysis. SCRuB’s relatively modest to poor performance under our assessments may arise from a mismatch between its mechanism and the metric itself. Rather than entirely eliminating contaminant taxa, SCRuB probabilistically subtracts reads attributable to a pooled background source, leaving residual abundances of contaminant taxa. Consequently, a binary presence/absence based metric cannot be applicable, since a down-weighted but non-zero taxon still registers as present. Additionally, performance may be further limited by the absence of well-to-well spatial (plate position) information in our study, as SCRuB is reported to achieve its best results when such information is available. Nevertheless, the overall bacterial composition revealed by SCRuB remained comparable to that of Nj, suggesting that despite its apparent underperformance on our metric, the method still captured biologically meaningful signal. </w:t>
      </w:r>
    </w:p>
    <w:p>
      <w:pPr>
        <w:pStyle w:val="BodyText"/>
        <w:spacing w:lineRule="auto" w:line="480"/>
        <w:jc w:val="both"/>
        <w:rPr>
          <w:rFonts w:ascii="Arial" w:hAnsi="Arial" w:cs="Arial"/>
        </w:rPr>
      </w:pPr>
      <w:r>
        <w:rPr>
          <w:rFonts w:cs="Arial" w:ascii="Arial" w:hAnsi="Arial"/>
        </w:rPr>
        <w:t xml:space="preserve">The original Nj decontamination approach was modified for the presented data set. Notably, due to the limited number of NCT (12-15 per batch), binomial statistical tests that is used in the original Nj approach may lack the sensitivity required to effectively filter out false positive contaminant taxa </w:t>
      </w:r>
      <w:sdt>
        <w:sdtPr>
          <w:placeholder>
            <w:docPart w:val="DefaultPlaceholder_-1854013440"/>
          </w:placeholder>
          <w:alias w:val="To edit, see citavi.com/edit"/>
          <w:tag w:val="CitaviPlaceholder#0ab71cdd-5c72-46f9-9c8f-0bf73711beaf"/>
          <w:id w:val="169972973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I0YzgxZDlmLTBhYTMtNDhiNC04MTJjLWMyZWQ0MWU0ZDg2MC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GFiNzFjZGQtNWM3Mi00NmY5LTljOGYtMGJmNzM3MTFiZWFm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For instance, a </w:t>
      </w:r>
      <w:r>
        <w:rPr>
          <w:rFonts w:cs="Arial" w:ascii="Arial" w:hAnsi="Arial"/>
        </w:rPr>
        <w:t>species appearing in only a single tumor sample, but absent from the NCT, would pass the binomial test and be misclassified as a true intratumoral taxon. This highlights a potential limitation in contamination detection when NCT sample sizes are insufficient to capture rare contaminants. Thus, instead the Fisher’s exact test was used in our study.</w:t>
      </w:r>
    </w:p>
    <w:p>
      <w:pPr>
        <w:pStyle w:val="BodyText"/>
        <w:spacing w:lineRule="auto" w:line="480"/>
        <w:jc w:val="both"/>
        <w:rPr>
          <w:rFonts w:ascii="Arial" w:hAnsi="Arial" w:cs="Arial"/>
        </w:rPr>
      </w:pPr>
      <w:r>
        <w:rPr>
          <w:rFonts w:cs="Arial" w:ascii="Arial" w:hAnsi="Arial"/>
        </w:rPr>
        <w:t xml:space="preserve">Indeed, PDAC samples decontaminated with Nj approach harbored several high abundant species in FF that are well-known intestinal commensals from genera as </w:t>
      </w:r>
      <w:r>
        <w:rPr>
          <w:rFonts w:cs="Arial" w:ascii="Arial" w:hAnsi="Arial"/>
          <w:i/>
        </w:rPr>
        <w:t>Lactobacillus</w:t>
      </w:r>
      <w:r>
        <w:rPr>
          <w:rFonts w:cs="Arial" w:ascii="Arial" w:hAnsi="Arial"/>
        </w:rPr>
        <w:t xml:space="preserve">, </w:t>
      </w:r>
      <w:r>
        <w:rPr>
          <w:rFonts w:cs="Arial" w:ascii="Arial" w:hAnsi="Arial"/>
          <w:i/>
        </w:rPr>
        <w:t>Escherichia</w:t>
      </w:r>
      <w:r>
        <w:rPr>
          <w:rFonts w:cs="Arial" w:ascii="Arial" w:hAnsi="Arial"/>
        </w:rPr>
        <w:t xml:space="preserve">, </w:t>
      </w:r>
      <w:r>
        <w:rPr>
          <w:rFonts w:cs="Arial" w:ascii="Arial" w:hAnsi="Arial"/>
          <w:i/>
        </w:rPr>
        <w:t>Alistipes</w:t>
      </w:r>
      <w:r>
        <w:rPr>
          <w:rFonts w:cs="Arial" w:ascii="Arial" w:hAnsi="Arial"/>
        </w:rPr>
        <w:t xml:space="preserve">, and </w:t>
      </w:r>
      <w:r>
        <w:rPr>
          <w:rFonts w:cs="Arial" w:ascii="Arial" w:hAnsi="Arial"/>
          <w:i/>
        </w:rPr>
        <w:t>Bacteroides</w:t>
      </w:r>
      <w:r>
        <w:rPr>
          <w:rFonts w:cs="Arial" w:ascii="Arial" w:hAnsi="Arial"/>
        </w:rPr>
        <w:t xml:space="preserve">. Similar composition was found in a previous KPC experiment </w:t>
      </w:r>
      <w:sdt>
        <w:sdtPr>
          <w:placeholder>
            <w:docPart w:val="DefaultPlaceholder_-1854013440"/>
          </w:placeholder>
          <w:alias w:val="To edit, see citavi.com/edit"/>
          <w:tag w:val="CitaviPlaceholder#5676bfac-1d15-4dac-95eb-b3545239ee97"/>
          <w:id w:val="1831338730"/>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UzZWYzMDMyLWZiMjItNGVjMC04ODY0LWRiMjIyOTk2MGJiNiIsIlJhbmdlTGVuZ3RoIjo0LCJSZWZlcmVuY2VJZCI6IjkxMGJhZjkyLTg1MjEtNDJlYS05OTgwLTE3Mzg1YWM1NGMzZ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}</w:instrText>
          </w:r>
          <w:r>
            <w:rPr>
              <w:rFonts w:cs="Arial" w:ascii="Arial" w:hAnsi="Arial"/>
            </w:rPr>
          </w:r>
          <w:r>
            <w:rPr>
              <w:rFonts w:cs="Arial" w:ascii="Arial" w:hAnsi="Arial"/>
            </w:rPr>
            <w:fldChar w:fldCharType="separate"/>
          </w:r>
          <w:r>
            <w:rPr>
              <w:rFonts w:cs="Arial" w:ascii="Arial" w:hAnsi="Arial"/>
            </w:rPr>
            <w:t>(21)</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These findings support the presence of a low-biomass microbiome in PDAC and suggest this approach for future intratumoral microbiome studies.</w:t>
      </w:r>
    </w:p>
    <w:p>
      <w:pPr>
        <w:pStyle w:val="BodyText"/>
        <w:spacing w:lineRule="auto" w:line="480"/>
        <w:jc w:val="both"/>
        <w:rPr>
          <w:rFonts w:ascii="Arial" w:hAnsi="Arial" w:cs="Arial"/>
        </w:rPr>
      </w:pPr>
      <w:r>
        <w:rPr>
          <w:rFonts w:cs="Arial" w:ascii="Arial" w:hAnsi="Arial"/>
        </w:rPr>
        <w:t xml:space="preserve">Nevertheless, a significant proportion of species was identified in both replicates following decontamination with the Nj approach, that were not shared between the technical controls (Fig. S3). Here, a spatial distribution of microbes has been discussed and observed in several tumor entities </w:t>
      </w:r>
      <w:sdt>
        <w:sdtPr>
          <w:placeholder>
            <w:docPart w:val="DefaultPlaceholder_-1854013440"/>
          </w:placeholder>
          <w:alias w:val="To edit, see citavi.com/edit"/>
          <w:tag w:val="CitaviPlaceholder#d0abb057-3837-4883-a0fa-b837caf986fc"/>
          <w:id w:val="-112693077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lkNDU2MzZmLTI5MGQtNDM4NC1hY2U0LTcyMTY1YzkwM2E4NCIsIlJhbmdlTGVuZ3RoIjo0LCJSZWZlcmVuY2VJZCI6IjhkN2JmY2U0LWM5NTEtNDc0YS04NmM4LTIxYjEzMTNkNTVkOC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}</w:instrText>
          </w:r>
          <w:r>
            <w:rPr>
              <w:rFonts w:cs="Arial" w:ascii="Arial" w:hAnsi="Arial"/>
            </w:rPr>
          </w:r>
          <w:r>
            <w:rPr>
              <w:rFonts w:cs="Arial" w:ascii="Arial" w:hAnsi="Arial"/>
            </w:rPr>
            <w:fldChar w:fldCharType="separate"/>
          </w:r>
          <w:r>
            <w:rPr>
              <w:rFonts w:cs="Arial" w:ascii="Arial" w:hAnsi="Arial"/>
            </w:rPr>
            <w:t>(22)</w:t>
          </w:r>
          <w:r>
            <w:rPr>
              <w:rFonts w:cs="Arial" w:ascii="Arial" w:hAnsi="Arial"/>
            </w:rPr>
          </w:r>
          <w:r>
            <w:rPr>
              <w:rFonts w:cs="Arial" w:ascii="Arial" w:hAnsi="Arial"/>
            </w:rPr>
            <w:fldChar w:fldCharType="end"/>
          </w:r>
          <w:r>
            <w:rPr>
              <w:rFonts w:cs="Arial" w:ascii="Arial" w:hAnsi="Arial"/>
            </w:rPr>
          </w:r>
        </w:sdtContent>
      </w:sdt>
      <w:r>
        <w:rPr>
          <w:rFonts w:cs="Arial" w:ascii="Arial" w:hAnsi="Arial"/>
        </w:rPr>
        <w:t>.</w:t>
      </w:r>
      <w:r>
        <w:rPr>
          <w:rFonts w:cs="Arial" w:ascii="Arial" w:hAnsi="Arial"/>
        </w:rPr>
        <w:t xml:space="preserve"> Moreover, a PCR bias could result in detection of low-abundant species </w:t>
      </w:r>
      <w:sdt>
        <w:sdtPr>
          <w:placeholder>
            <w:docPart w:val="DefaultPlaceholder_-1854013440"/>
          </w:placeholder>
          <w:alias w:val="To edit, see citavi.com/edit"/>
          <w:tag w:val="CitaviPlaceholder#ed7da0d6-24aa-4c42-8e37-d66b5a875194"/>
          <w:id w:val="1253308102"/>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MwNDBmMGVkLWVhMmEtNGE0NC1iMTIyLTllZGYzZDJlYjg5MCIsIlJhbmdlTGVuZ3RoIjo0LCJSZWZlcmVuY2VJZCI6IjU1ZDYxNjMxLTIxZmYtNDk4Zi1iYmJmLTRjZjg2MjhmMWQxZi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}</w:instrText>
          </w:r>
          <w:r>
            <w:rPr>
              <w:rFonts w:cs="Arial" w:ascii="Arial" w:hAnsi="Arial"/>
            </w:rPr>
          </w:r>
          <w:r>
            <w:rPr>
              <w:rFonts w:cs="Arial" w:ascii="Arial" w:hAnsi="Arial"/>
            </w:rPr>
            <w:fldChar w:fldCharType="separate"/>
          </w:r>
          <w:r>
            <w:rPr>
              <w:rFonts w:cs="Arial" w:ascii="Arial" w:hAnsi="Arial"/>
            </w:rPr>
            <w:t>(17)</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w:t>
      </w:r>
      <w:r>
        <w:rPr>
          <w:rFonts w:cs="Arial" w:ascii="Arial" w:hAnsi="Arial"/>
        </w:rPr>
        <w:t>Finally, the persistence of certain environmental taxa—likely not fully removed by decontamination—highlights the inherent difficulty in assessing a reliable intratumoral microbiome.</w:t>
      </w:r>
    </w:p>
    <w:p>
      <w:pPr>
        <w:pStyle w:val="BodyText"/>
        <w:spacing w:lineRule="auto" w:line="480"/>
        <w:jc w:val="both"/>
        <w:rPr>
          <w:rFonts w:ascii="Arial" w:hAnsi="Arial" w:cs="Arial"/>
        </w:rPr>
      </w:pPr>
      <w:r>
        <w:rPr>
          <w:rFonts w:cs="Arial" w:ascii="Arial" w:hAnsi="Arial"/>
        </w:rPr>
        <w:t xml:space="preserve">The minimal overlap between FF and FFPE samples indicated significant obstacles in the investigation of the intratumoral microbiome using FFPE samples. Nejman et al. were able to detect a reliable microbial composition in FFPE samples </w:t>
      </w:r>
      <w:sdt>
        <w:sdtPr>
          <w:placeholder>
            <w:docPart w:val="DefaultPlaceholder_-1854013440"/>
          </w:placeholder>
          <w:alias w:val="To edit, see citavi.com/edit"/>
          <w:tag w:val="CitaviPlaceholder#3f0db36b-f51f-4b61-9637-aa1eed0034bb"/>
          <w:id w:val="29462777"/>
        </w:sdtPr>
        <w:sdtContent>
          <w:r>
            <w:rPr>
              <w:rFonts w:cs="Arial" w:ascii="Arial" w:hAnsi="Arial"/>
            </w:rPr>
          </w:r>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jc5MmIxYzkzLTZmYzEtNDdlOS04NzBjLWU1ZGM3ZWNkMTRjNS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M2YwZGIzNmItZjUxZi00YjYxLTk2MzctYWExZWVkMDAzNGJiIiwiVGV4dCI6Iig2KSIsIldBSVZlcnNpb24iOiI3LjEuMC4xIn0=}</w:instrText>
          </w:r>
          <w:r>
            <w:rPr>
              <w:rFonts w:cs="Arial" w:ascii="Arial" w:hAnsi="Arial"/>
            </w:rPr>
          </w:r>
          <w:r>
            <w:rPr>
              <w:rFonts w:cs="Arial" w:ascii="Arial" w:hAnsi="Arial"/>
            </w:rPr>
            <w:fldChar w:fldCharType="separate"/>
          </w:r>
          <w:r>
            <w:rPr>
              <w:rFonts w:cs="Arial" w:ascii="Arial" w:hAnsi="Arial"/>
            </w:rPr>
            <w:t>(6)</w:t>
          </w:r>
          <w:r>
            <w:rPr>
              <w:rFonts w:cs="Arial" w:ascii="Arial" w:hAnsi="Arial"/>
            </w:rPr>
          </w:r>
          <w:r>
            <w:rPr>
              <w:rFonts w:cs="Arial" w:ascii="Arial" w:hAnsi="Arial"/>
            </w:rPr>
            <w:fldChar w:fldCharType="end"/>
          </w:r>
          <w:r>
            <w:rPr>
              <w:rFonts w:cs="Arial" w:ascii="Arial" w:hAnsi="Arial"/>
            </w:rPr>
          </w:r>
        </w:sdtContent>
      </w:sdt>
      <w:r>
        <w:rPr>
          <w:rFonts w:cs="Arial" w:ascii="Arial" w:hAnsi="Arial"/>
        </w:rPr>
        <w:t xml:space="preserve">. However, that was only possible by more than 800 </w:t>
      </w:r>
      <w:r>
        <w:rPr>
          <w:rFonts w:cs="Arial" w:ascii="Arial" w:hAnsi="Arial"/>
        </w:rPr>
        <w:t>NCT, which is again mostly not feasible for mechanism-focused studies and experimental mouse models.</w:t>
      </w:r>
    </w:p>
    <w:p>
      <w:pPr>
        <w:pStyle w:val="Heading2"/>
        <w:spacing w:lineRule="auto" w:line="480"/>
        <w:jc w:val="both"/>
        <w:rPr>
          <w:rFonts w:ascii="Arial" w:hAnsi="Arial" w:eastAsia="Aptos" w:cs="Arial"/>
          <w:color w:val="auto"/>
          <w:sz w:val="24"/>
          <w:szCs w:val="24"/>
        </w:rPr>
      </w:pPr>
      <w:r>
        <w:rPr>
          <w:rFonts w:eastAsia="Aptos" w:cs="Arial" w:ascii="Arial" w:hAnsi="Arial"/>
          <w:color w:val="auto"/>
          <w:sz w:val="24"/>
          <w:szCs w:val="24"/>
        </w:rPr>
        <w:t>In summary, our findings from one of the largest NCT surveys underscore the significant human contribution to batch effects, which must be accounted for in low-biomass studies. Moreover, we show that an adjusted Nj approach reliably captures intratumoral microbial composition in FF samples, but not in FFPE tissues, making it suitable for mechanism-based analyses.</w:t>
      </w:r>
    </w:p>
    <w:p>
      <w:pPr>
        <w:pStyle w:val="Heading2"/>
        <w:rPr>
          <w:rFonts w:ascii="Arial" w:hAnsi="Arial" w:cs="Arial"/>
        </w:rPr>
      </w:pPr>
      <w:r>
        <w:rPr>
          <w:rFonts w:cs="Arial" w:ascii="Arial" w:hAnsi="Arial"/>
        </w:rPr>
        <w:t>Materials and Methods</w:t>
      </w:r>
    </w:p>
    <w:p>
      <w:pPr>
        <w:pStyle w:val="Heading3"/>
        <w:rPr>
          <w:rFonts w:ascii="Arial" w:hAnsi="Arial" w:cs="Arial"/>
        </w:rPr>
      </w:pPr>
      <w:r>
        <w:rPr>
          <w:rFonts w:cs="Arial" w:ascii="Arial" w:hAnsi="Arial"/>
        </w:rPr>
        <w:t>Sample Collection and Processing</w:t>
      </w:r>
    </w:p>
    <w:p>
      <w:pPr>
        <w:pStyle w:val="FirstParagraph"/>
        <w:spacing w:lineRule="auto" w:line="480"/>
        <w:jc w:val="both"/>
        <w:rPr>
          <w:rFonts w:ascii="Arial" w:hAnsi="Arial" w:cs="Arial"/>
        </w:rPr>
      </w:pPr>
      <w:bookmarkStart w:id="4" w:name="sample-collection-and-processing"/>
      <w:r>
        <w:rPr>
          <w:rFonts w:cs="Arial" w:ascii="Arial" w:hAnsi="Arial"/>
        </w:rPr>
        <w:t xml:space="preserve">Negative control samples were collected at several steps of a pipeline to counter against </w:t>
      </w:r>
      <w:commentRangeStart w:id="2"/>
      <w:r>
        <w:rPr>
          <w:rFonts w:cs="Arial" w:ascii="Arial" w:hAnsi="Arial"/>
        </w:rPr>
        <w:t xml:space="preserve">contamination. Both NCT and tumor samples were sequenced via whole 16S rRNA gene. Dorado (version 0.9) was used as a base-caller, and MetaPONT (15) was used to obtain bacterial profile of a sample. MetaPONT’s library comprises complete </w:t>
      </w:r>
      <w:r>
        <w:rPr>
          <w:rFonts w:cs="Arial" w:ascii="Arial" w:hAnsi="Arial"/>
        </w:rPr>
      </w:r>
      <w:commentRangeEnd w:id="2"/>
      <w:r>
        <w:commentReference w:id="2"/>
      </w:r>
      <w:r>
        <w:rPr>
          <w:rFonts w:cs="Arial" w:ascii="Arial" w:hAnsi="Arial"/>
        </w:rPr>
        <w:t>genome of 13550 bacterial taxa, latest up</w:t>
      </w:r>
      <w:bookmarkEnd w:id="4"/>
      <w:r>
        <w:rPr>
          <w:rFonts w:cs="Arial" w:ascii="Arial" w:hAnsi="Arial"/>
        </w:rPr>
        <w:t>dated on December 2024.</w:t>
      </w:r>
    </w:p>
    <w:p>
      <w:pPr>
        <w:pStyle w:val="BodyText"/>
        <w:spacing w:lineRule="auto" w:line="480"/>
        <w:jc w:val="both"/>
        <w:rPr>
          <w:rFonts w:ascii="Arial" w:hAnsi="Arial" w:cs="Arial"/>
          <w:color w:themeColor="text1" w:val="000000"/>
        </w:rPr>
      </w:pPr>
      <w:r>
        <w:rPr>
          <w:rFonts w:cs="Arial" w:ascii="Arial" w:hAnsi="Arial"/>
        </w:rPr>
        <w:t xml:space="preserve">Mice experiments were </w:t>
      </w:r>
      <w:r>
        <w:rPr>
          <w:rFonts w:cs="Arial" w:ascii="Arial" w:hAnsi="Arial"/>
          <w:color w:themeColor="text1" w:val="000000"/>
        </w:rPr>
        <w:t xml:space="preserve">conducted in the Central </w:t>
      </w:r>
      <w:hyperlink r:id="rId3">
        <w:r>
          <w:rPr>
            <w:rStyle w:val="Hyperlink"/>
            <w:rFonts w:cs="Arial" w:ascii="Arial" w:hAnsi="Arial"/>
            <w:color w:themeColor="text1" w:val="000000"/>
          </w:rPr>
          <w:t>Animal Experimental</w:t>
        </w:r>
      </w:hyperlink>
      <w:r>
        <w:rPr>
          <w:rFonts w:cs="Arial" w:ascii="Arial" w:hAnsi="Arial"/>
          <w:color w:themeColor="text1" w:val="000000"/>
        </w:rPr>
        <w:t xml:space="preserve"> Facility at the University Medical Center Goettingen, Germany. Approval was obtained by the LAVES Niedersachsen, Germany (application number 19/3085). </w:t>
      </w:r>
      <w:hyperlink r:id="rId4">
        <w:r>
          <w:rPr>
            <w:rStyle w:val="Hyperlink"/>
            <w:rFonts w:cs="Arial" w:ascii="Arial" w:hAnsi="Arial"/>
            <w:color w:themeColor="text1" w:val="000000"/>
          </w:rPr>
          <w:t>Animals</w:t>
        </w:r>
      </w:hyperlink>
      <w:r>
        <w:rPr>
          <w:rFonts w:cs="Arial" w:ascii="Arial" w:hAnsi="Arial"/>
          <w:color w:themeColor="text1" w:val="000000"/>
        </w:rPr>
        <w:t xml:space="preserve"> were housed under the following conditions: light-dark-cycle of 12 h/12 h, 23 ± 1 °C room temperature (RT), 40–60% humidity, and non-sterile cages. The KPC (</w:t>
      </w:r>
      <w:r>
        <w:rPr>
          <w:rFonts w:cs="Arial" w:ascii="Arial" w:hAnsi="Arial"/>
          <w:i/>
          <w:iCs/>
          <w:color w:themeColor="text1" w:val="000000"/>
        </w:rPr>
        <w:t>LSL-Kras</w:t>
      </w:r>
      <w:r>
        <w:rPr>
          <w:rFonts w:cs="Arial" w:ascii="Arial" w:hAnsi="Arial"/>
          <w:i/>
          <w:iCs/>
          <w:color w:themeColor="text1" w:val="000000"/>
          <w:vertAlign w:val="superscript"/>
        </w:rPr>
        <w:t>G12D/+</w:t>
      </w:r>
      <w:r>
        <w:rPr>
          <w:rFonts w:cs="Arial" w:ascii="Arial" w:hAnsi="Arial"/>
          <w:color w:themeColor="text1" w:val="000000"/>
        </w:rPr>
        <w:t>;</w:t>
      </w:r>
      <w:r>
        <w:rPr>
          <w:rFonts w:cs="Arial" w:ascii="Arial" w:hAnsi="Arial"/>
          <w:i/>
          <w:iCs/>
          <w:color w:themeColor="text1" w:val="000000"/>
        </w:rPr>
        <w:t>LSL-Trp53</w:t>
      </w:r>
      <w:r>
        <w:rPr>
          <w:rFonts w:cs="Arial" w:ascii="Arial" w:hAnsi="Arial"/>
          <w:i/>
          <w:iCs/>
          <w:color w:themeColor="text1" w:val="000000"/>
          <w:vertAlign w:val="superscript"/>
        </w:rPr>
        <w:t>R172H/+</w:t>
      </w:r>
      <w:r>
        <w:rPr>
          <w:rFonts w:cs="Arial" w:ascii="Arial" w:hAnsi="Arial"/>
          <w:color w:themeColor="text1" w:val="000000"/>
        </w:rPr>
        <w:t>;</w:t>
      </w:r>
      <w:r>
        <w:rPr>
          <w:rFonts w:cs="Arial" w:ascii="Arial" w:hAnsi="Arial"/>
          <w:i/>
          <w:iCs/>
          <w:color w:themeColor="text1" w:val="000000"/>
        </w:rPr>
        <w:t>Pdx-1-Cre</w:t>
      </w:r>
      <w:r>
        <w:rPr>
          <w:rFonts w:cs="Arial" w:ascii="Arial" w:hAnsi="Arial"/>
          <w:color w:themeColor="text1" w:val="000000"/>
        </w:rPr>
        <w:t xml:space="preserve">) mouse model used in this study has been previously </w:t>
      </w:r>
      <w:commentRangeStart w:id="3"/>
      <w:r>
        <w:rPr>
          <w:rFonts w:cs="Arial" w:ascii="Arial" w:hAnsi="Arial"/>
          <w:color w:themeColor="text1" w:val="000000"/>
        </w:rPr>
        <w:t>described</w:t>
      </w:r>
      <w:r>
        <w:rPr>
          <w:rFonts w:cs="Arial" w:ascii="Arial" w:hAnsi="Arial"/>
          <w:color w:themeColor="text1" w:val="000000"/>
        </w:rPr>
      </w:r>
      <w:commentRangeEnd w:id="3"/>
      <w:r>
        <w:commentReference w:id="3"/>
      </w:r>
      <w:r>
        <w:rPr>
          <w:rFonts w:cs="Arial" w:ascii="Arial" w:hAnsi="Arial"/>
          <w:color w:themeColor="text1" w:val="000000"/>
        </w:rPr>
        <w:t xml:space="preserve">. After tumor onset animals were screend 2-3 times a week and sacrificed when following criteria were fulfilled: overall morbidity, lethargy, signs of pain, rough fur, loss of self-care and social behavior, </w:t>
      </w:r>
      <w:hyperlink r:id="rId5">
        <w:r>
          <w:rPr>
            <w:rStyle w:val="Hyperlink"/>
            <w:rFonts w:cs="Arial" w:ascii="Arial" w:hAnsi="Arial"/>
            <w:color w:themeColor="text1" w:val="000000"/>
          </w:rPr>
          <w:t>ascites</w:t>
        </w:r>
      </w:hyperlink>
      <w:r>
        <w:rPr>
          <w:rFonts w:cs="Arial" w:ascii="Arial" w:hAnsi="Arial"/>
          <w:color w:themeColor="text1" w:val="000000"/>
        </w:rPr>
        <w:t xml:space="preserve">, </w:t>
      </w:r>
      <w:hyperlink r:id="rId6">
        <w:r>
          <w:rPr>
            <w:rStyle w:val="Hyperlink"/>
            <w:rFonts w:cs="Arial" w:ascii="Arial" w:hAnsi="Arial"/>
            <w:color w:themeColor="text1" w:val="000000"/>
          </w:rPr>
          <w:t>cachexia</w:t>
        </w:r>
      </w:hyperlink>
      <w:r>
        <w:rPr>
          <w:rFonts w:cs="Arial" w:ascii="Arial" w:hAnsi="Arial"/>
          <w:color w:themeColor="text1" w:val="000000"/>
        </w:rPr>
        <w:t xml:space="preserve">, </w:t>
      </w:r>
      <w:hyperlink r:id="rId7">
        <w:r>
          <w:rPr>
            <w:rStyle w:val="Hyperlink"/>
            <w:rFonts w:cs="Arial" w:ascii="Arial" w:hAnsi="Arial"/>
            <w:color w:themeColor="text1" w:val="000000"/>
          </w:rPr>
          <w:t>body weight</w:t>
        </w:r>
      </w:hyperlink>
      <w:r>
        <w:rPr>
          <w:rFonts w:cs="Arial" w:ascii="Arial" w:hAnsi="Arial"/>
          <w:color w:themeColor="text1" w:val="000000"/>
        </w:rPr>
        <w:t xml:space="preserve"> loss of ≥20%.</w:t>
      </w:r>
    </w:p>
    <w:p>
      <w:pPr>
        <w:pStyle w:val="BodyText"/>
        <w:spacing w:lineRule="auto" w:line="480"/>
        <w:jc w:val="both"/>
        <w:rPr>
          <w:rFonts w:ascii="Arial" w:hAnsi="Arial" w:cs="Arial"/>
          <w:color w:themeColor="text1" w:val="000000"/>
        </w:rPr>
      </w:pPr>
      <w:commentRangeStart w:id="4"/>
      <w:r>
        <w:rPr>
          <w:rFonts w:cs="Arial" w:ascii="Arial" w:hAnsi="Arial"/>
          <w:color w:themeColor="text1" w:val="000000"/>
        </w:rPr>
        <w:t>DNA-Extraction</w:t>
      </w:r>
    </w:p>
    <w:p>
      <w:pPr>
        <w:pStyle w:val="Heading3"/>
        <w:spacing w:lineRule="auto" w:line="480"/>
        <w:jc w:val="both"/>
        <w:rPr>
          <w:rFonts w:ascii="Arial" w:hAnsi="Arial" w:cs="Arial"/>
        </w:rPr>
      </w:pPr>
      <w:bookmarkStart w:id="5" w:name="s-rrna-sequencing"/>
      <w:r>
        <w:rPr>
          <w:rFonts w:cs="Arial" w:ascii="Arial" w:hAnsi="Arial"/>
        </w:rPr>
        <w:t>16S rRNA Sequencing</w:t>
      </w:r>
      <w:bookmarkEnd w:id="5"/>
      <w:commentRangeEnd w:id="4"/>
      <w:r>
        <w:commentReference w:id="4"/>
      </w:r>
      <w:r>
        <w:rPr>
          <w:rFonts w:cs="Arial" w:ascii="Arial" w:hAnsi="Arial"/>
        </w:rPr>
      </w:r>
    </w:p>
    <w:p>
      <w:pPr>
        <w:pStyle w:val="Heading3"/>
        <w:rPr>
          <w:rFonts w:ascii="Arial" w:hAnsi="Arial" w:cs="Arial"/>
          <w:ins w:id="59" w:author="Linh Dang" w:date="2026-08-05T13:21:26Z"/>
        </w:rPr>
      </w:pPr>
      <w:ins w:id="58" w:author="Linh Dang" w:date="2026-08-05T13:21:26Z">
        <w:r>
          <w:rPr>
            <w:rFonts w:cs="Arial" w:ascii="Arial" w:hAnsi="Arial"/>
          </w:rPr>
          <w:t>Replicate Experimental Design</w:t>
        </w:r>
      </w:ins>
    </w:p>
    <w:p>
      <w:pPr>
        <w:pStyle w:val="Normal"/>
        <w:spacing w:lineRule="auto" w:line="480"/>
        <w:jc w:val="both"/>
        <w:rPr>
          <w:rFonts w:ascii="Arial" w:hAnsi="Arial" w:cs="Arial"/>
          <w:ins w:id="63" w:author="Linh Dang" w:date="2026-08-05T13:21:26Z"/>
        </w:rPr>
      </w:pPr>
      <w:ins w:id="60" w:author="Linh Dang" w:date="2026-08-05T13:21:26Z">
        <w:r>
          <w:rPr>
            <w:rFonts w:cs="Arial" w:ascii="Arial" w:hAnsi="Arial"/>
          </w:rPr>
          <w:t xml:space="preserve">18 fresh frozen tumor samples (FF) from KPC mice were sequenced, together with their corresponding negative controls (NCT). Non-decontaminated (ND) profile was decontaminated through four approaches: restrictive, decontam, SCRuB, and Nejman (Nj) et al derived method </w:t>
        </w:r>
      </w:ins>
      <w:r>
        <w:fldChar w:fldCharType="begin"/>
      </w:r>
      <w:r>
        <w:rPr>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mI3ZTU0NWEtNTY2Yi00NGUxLTgzMTQtNTRiOTg5YjM1M2EyIiwiVGV4dCI6Iig2KSIsIldBSVZlcnNpb24iOiI3LjEuMC4xIn0=}</w:instrText>
      </w:r>
      <w:r>
        <w:rPr>
          <w:rFonts w:cs="Arial" w:ascii="Arial" w:hAnsi="Arial"/>
        </w:rPr>
      </w:r>
      <w:r>
        <w:rPr>
          <w:rFonts w:cs="Arial" w:ascii="Arial" w:hAnsi="Arial"/>
        </w:rPr>
        <w:fldChar w:fldCharType="separate"/>
      </w:r>
      <w:r>
        <w:rPr>
          <w:rFonts w:cs="Arial" w:ascii="Arial" w:hAnsi="Arial"/>
        </w:rPr>
      </w:r>
      <w:ins w:id="61" w:author="Linh Dang" w:date="2026-08-05T13:21:26Z">
        <w:r>
          <w:rPr>
            <w:rFonts w:cs="Arial" w:ascii="Arial" w:hAnsi="Arial"/>
          </w:rPr>
          <w:t>(6)</w:t>
        </w:r>
      </w:ins>
      <w:r>
        <w:rPr>
          <w:rFonts w:cs="Arial" w:ascii="Arial" w:hAnsi="Arial"/>
        </w:rPr>
      </w:r>
      <w:r>
        <w:rPr>
          <w:rFonts w:cs="Arial" w:ascii="Arial" w:hAnsi="Arial"/>
        </w:rPr>
        <w:fldChar w:fldCharType="end"/>
      </w:r>
      <w:ins w:id="62" w:author="Linh Dang" w:date="2026-08-05T13:21:26Z">
        <w:r>
          <w:rPr>
            <w:rFonts w:cs="Arial" w:ascii="Arial" w:hAnsi="Arial"/>
          </w:rPr>
          <w:t>. Later ten out of 18 FF tumors from KPC mice were sequenced again as technical replicates by another laboratory person.</w:t>
        </w:r>
      </w:ins>
    </w:p>
    <w:p>
      <w:pPr>
        <w:pStyle w:val="Heading3"/>
        <w:spacing w:lineRule="auto" w:line="480"/>
        <w:jc w:val="both"/>
        <w:rPr>
          <w:rFonts w:ascii="Arial" w:hAnsi="Arial" w:cs="Arial"/>
        </w:rPr>
      </w:pPr>
      <w:r>
        <w:rPr>
          <w:rFonts w:cs="Arial" w:ascii="Arial" w:hAnsi="Arial"/>
        </w:rPr>
        <w:t>Normalization</w:t>
      </w:r>
    </w:p>
    <w:p>
      <w:pPr>
        <w:pStyle w:val="FirstParagraph"/>
        <w:spacing w:lineRule="auto" w:line="480"/>
        <w:jc w:val="both"/>
        <w:rPr>
          <w:rFonts w:ascii="Arial" w:hAnsi="Arial" w:cs="Arial"/>
        </w:rPr>
      </w:pPr>
      <w:bookmarkStart w:id="6" w:name="normalization"/>
      <w:r>
        <w:rPr>
          <w:rFonts w:cs="Arial" w:ascii="Arial" w:hAnsi="Arial"/>
        </w:rPr>
        <w:t xml:space="preserve">We applied </w:t>
      </w:r>
      <w:commentRangeStart w:id="5"/>
      <w:r>
        <w:rPr>
          <w:rFonts w:cs="Arial" w:ascii="Arial" w:hAnsi="Arial"/>
        </w:rPr>
        <w:t>rarefaction</w:t>
      </w:r>
      <w:r>
        <w:rPr>
          <w:rFonts w:cs="Arial" w:ascii="Arial" w:hAnsi="Arial"/>
        </w:rPr>
      </w:r>
      <w:commentRangeEnd w:id="5"/>
      <w:r>
        <w:commentReference w:id="5"/>
      </w:r>
      <w:r>
        <w:rPr>
          <w:rFonts w:cs="Arial" w:ascii="Arial" w:hAnsi="Arial"/>
        </w:rPr>
        <w:t xml:space="preserve"> and Wrench method in R package</w:t>
      </w:r>
      <w:bookmarkEnd w:id="6"/>
      <w:r>
        <w:rPr>
          <w:rFonts w:cs="Arial" w:ascii="Arial" w:hAnsi="Arial"/>
        </w:rPr>
        <w:t xml:space="preserve"> (8) for normalization.</w:t>
      </w:r>
    </w:p>
    <w:p>
      <w:pPr>
        <w:pStyle w:val="Heading3"/>
        <w:spacing w:lineRule="auto" w:line="480"/>
        <w:jc w:val="both"/>
        <w:rPr>
          <w:rFonts w:ascii="Arial" w:hAnsi="Arial" w:cs="Arial"/>
        </w:rPr>
      </w:pPr>
      <w:r>
        <w:rPr>
          <w:rFonts w:cs="Arial" w:ascii="Arial" w:hAnsi="Arial"/>
        </w:rPr>
        <w:t>Trivial Filtering Taxa by Prevalence and Abundance</w:t>
      </w:r>
    </w:p>
    <w:p>
      <w:pPr>
        <w:pStyle w:val="FirstParagraph"/>
        <w:spacing w:lineRule="auto" w:line="480"/>
        <w:jc w:val="both"/>
        <w:rPr>
          <w:rFonts w:ascii="Arial" w:hAnsi="Arial" w:cs="Arial"/>
        </w:rPr>
      </w:pPr>
      <w:r>
        <w:rPr>
          <w:rFonts w:cs="Arial" w:ascii="Arial" w:hAnsi="Arial"/>
        </w:rPr>
        <w:t>In the section of contaminant survey study as well as contamination investigation in various environments, we utilized taxa_filter function from R package microViz (13) to eliminate extremely rare and possibly noise taxa. The pseudo-code is provided in the technical supplementary file.</w:t>
      </w:r>
    </w:p>
    <w:p>
      <w:pPr>
        <w:pStyle w:val="BodyText"/>
        <w:spacing w:lineRule="auto" w:line="480"/>
        <w:jc w:val="both"/>
        <w:rPr>
          <w:rFonts w:ascii="Arial" w:hAnsi="Arial" w:cs="Arial"/>
        </w:rPr>
      </w:pPr>
      <w:bookmarkStart w:id="7" w:name="Xd1ff9c421cd0ba9a4e1536e9faf60ab9fbcf794"/>
      <w:r>
        <w:rPr>
          <w:rFonts w:cs="Arial" w:ascii="Arial" w:hAnsi="Arial"/>
        </w:rPr>
        <w:t xml:space="preserve">In the murine PDAC FF study which comprises PDAC and corresponding negative control samples, we applied slightly different threshold for each category. For the PDAC true sample, we set the threshold for minimal total abundance as </w:t>
      </w:r>
      <w:r>
        <w:rPr/>
      </w:r>
      <m:oMath xmlns:m="http://schemas.openxmlformats.org/officeDocument/2006/math">
        <m:r>
          <w:rPr>
            <w:rFonts w:ascii="Cambria Math" w:hAnsi="Cambria Math"/>
          </w:rPr>
          <m:t xml:space="preserve">1e-6</m:t>
        </m:r>
      </m:oMath>
      <w:del w:id="64" w:author="Linh Dang" w:date="2026-08-07T11:43:09Z">
        <w:r>
          <w:rPr>
            <w:rFonts w:cs="Arial" w:ascii="Arial" w:hAnsi="Arial"/>
          </w:rPr>
          <w:delText>$1e-6$</w:delText>
        </w:r>
      </w:del>
      <w:r>
        <w:rPr>
          <w:rFonts w:cs="Arial" w:ascii="Arial" w:hAnsi="Arial"/>
        </w:rPr>
        <w:t xml:space="preserve">, while for their respectively negative control we reduce this threshold to </w:t>
      </w:r>
      <w:r>
        <w:rPr/>
      </w:r>
      <m:oMath xmlns:m="http://schemas.openxmlformats.org/officeDocument/2006/math">
        <m:r>
          <w:rPr>
            <w:rFonts w:ascii="Cambria Math" w:hAnsi="Cambria Math"/>
          </w:rPr>
          <m:t xml:space="preserve">5e-7</m:t>
        </m:r>
      </m:oMath>
      <w:del w:id="65" w:author="Linh Dang" w:date="2026-08-07T11:43:40Z">
        <w:r>
          <w:rPr>
            <w:rFonts w:cs="Arial" w:ascii="Arial" w:hAnsi="Arial"/>
          </w:rPr>
          <w:delText>$5e-7$</w:delText>
        </w:r>
      </w:del>
      <w:r>
        <w:rPr>
          <w:rFonts w:cs="Arial" w:ascii="Arial" w:hAnsi="Arial"/>
        </w:rPr>
        <w:t>, due to the assumption that the microbiome content in negative control is much sparer than in tumor sample. Detail and pseudo-code could be found in the technical supplementary file.</w:t>
      </w:r>
      <w:bookmarkEnd w:id="7"/>
    </w:p>
    <w:p>
      <w:pPr>
        <w:pStyle w:val="Heading3"/>
        <w:spacing w:lineRule="auto" w:line="480"/>
        <w:jc w:val="both"/>
        <w:rPr>
          <w:rFonts w:ascii="Arial" w:hAnsi="Arial" w:cs="Arial"/>
        </w:rPr>
      </w:pPr>
      <w:r>
        <w:rPr>
          <w:rFonts w:cs="Arial" w:ascii="Arial" w:hAnsi="Arial"/>
        </w:rPr>
        <w:t>Statistical Analysis</w:t>
      </w:r>
    </w:p>
    <w:p>
      <w:pPr>
        <w:pStyle w:val="FirstParagraph"/>
        <w:spacing w:lineRule="auto" w:line="480"/>
        <w:jc w:val="both"/>
        <w:rPr>
          <w:rFonts w:ascii="Arial" w:hAnsi="Arial" w:cs="Arial"/>
        </w:rPr>
      </w:pPr>
      <w:r>
        <w:rPr>
          <w:rFonts w:cs="Arial" w:ascii="Arial" w:hAnsi="Arial"/>
        </w:rPr>
        <w:t>In the contamination survey and negative sequencing in different environments, we applied t-test and PERNOVA test along with alpha and beta analysis respectively. Multiple testing correction is Benjamini-Hochberg procedure.</w:t>
      </w:r>
    </w:p>
    <w:p>
      <w:pPr>
        <w:pStyle w:val="BodyText"/>
        <w:spacing w:lineRule="auto" w:line="480"/>
        <w:jc w:val="both"/>
        <w:rPr>
          <w:rFonts w:ascii="Arial" w:hAnsi="Arial" w:cs="Arial"/>
        </w:rPr>
      </w:pPr>
      <w:bookmarkStart w:id="8" w:name="statistical-analysis"/>
      <w:r>
        <w:rPr>
          <w:rFonts w:cs="Arial" w:ascii="Arial" w:hAnsi="Arial"/>
        </w:rPr>
        <w:t>In the murine PDAC samples study, we applied either paired Wilcoxon signed rank test or linear mixed model with random effect to evaluate various decontamination methods. Multiple testing correction is Benjamini-Hochberg.</w:t>
      </w:r>
      <w:bookmarkEnd w:id="8"/>
    </w:p>
    <w:p>
      <w:pPr>
        <w:pStyle w:val="Heading3"/>
        <w:spacing w:lineRule="auto" w:line="480"/>
        <w:jc w:val="both"/>
        <w:rPr>
          <w:rFonts w:ascii="Arial" w:hAnsi="Arial" w:cs="Arial"/>
        </w:rPr>
      </w:pPr>
      <w:r>
        <w:rPr>
          <w:rFonts w:cs="Arial" w:ascii="Arial" w:hAnsi="Arial"/>
        </w:rPr>
        <w:t>Decontamination Methods</w:t>
      </w:r>
    </w:p>
    <w:p>
      <w:pPr>
        <w:pStyle w:val="FirstParagraph"/>
        <w:spacing w:lineRule="auto" w:line="480"/>
        <w:jc w:val="both"/>
        <w:rPr>
          <w:rFonts w:ascii="Arial" w:hAnsi="Arial" w:cs="Arial"/>
        </w:rPr>
      </w:pPr>
      <w:bookmarkStart w:id="9" w:name="decontamination-methods"/>
      <w:r>
        <w:rPr>
          <w:rFonts w:cs="Arial" w:ascii="Arial" w:hAnsi="Arial"/>
        </w:rPr>
        <w:t>Four decontamination approaches were evaluated: (</w:t>
      </w:r>
      <w:ins w:id="66" w:author="Linh Dang" w:date="2026-08-07T15:26:07Z">
        <w:r>
          <w:rPr>
            <w:rFonts w:cs="Arial" w:ascii="Arial" w:hAnsi="Arial"/>
          </w:rPr>
          <w:t>i</w:t>
        </w:r>
      </w:ins>
      <w:del w:id="67" w:author="Linh Dang" w:date="2026-08-07T15:26:06Z">
        <w:r>
          <w:rPr>
            <w:rFonts w:cs="Arial" w:ascii="Arial" w:hAnsi="Arial"/>
          </w:rPr>
          <w:delText>1</w:delText>
        </w:r>
      </w:del>
      <w:r>
        <w:rPr>
          <w:rFonts w:cs="Arial" w:ascii="Arial" w:hAnsi="Arial"/>
        </w:rPr>
        <w:t xml:space="preserve">) Restrictive filtering: taxa detected in any </w:t>
      </w:r>
      <w:commentRangeStart w:id="6"/>
      <w:r>
        <w:rPr>
          <w:rFonts w:cs="Arial" w:ascii="Arial" w:hAnsi="Arial"/>
        </w:rPr>
        <w:t>NCT samples were excluded from further analyses; (</w:t>
      </w:r>
      <w:ins w:id="68" w:author="Linh Dang" w:date="2026-08-07T15:26:13Z">
        <w:r>
          <w:rPr>
            <w:rFonts w:cs="Arial" w:ascii="Arial" w:hAnsi="Arial"/>
          </w:rPr>
          <w:t>ii</w:t>
        </w:r>
      </w:ins>
      <w:del w:id="69" w:author="Linh Dang" w:date="2026-08-07T15:26:12Z">
        <w:r>
          <w:rPr>
            <w:rFonts w:cs="Arial" w:ascii="Arial" w:hAnsi="Arial"/>
          </w:rPr>
          <w:delText>2</w:delText>
        </w:r>
      </w:del>
      <w:r>
        <w:rPr>
          <w:rFonts w:cs="Arial" w:ascii="Arial" w:hAnsi="Arial"/>
        </w:rPr>
        <w:t xml:space="preserve">) Decontam (6): </w:t>
      </w:r>
      <w:ins w:id="70" w:author="Linh Dang" w:date="2026-08-07T15:25:27Z">
        <w:r>
          <w:rPr>
            <w:rFonts w:cs="Arial" w:ascii="Arial" w:hAnsi="Arial"/>
          </w:rPr>
          <w:t xml:space="preserve">R package version 1.32.0, </w:t>
        </w:r>
      </w:ins>
      <w:ins w:id="71" w:author="Linh Dang" w:date="2026-08-07T15:33:45Z">
        <w:r>
          <w:rPr>
            <w:rFonts w:cs="Arial" w:ascii="Arial" w:hAnsi="Arial"/>
          </w:rPr>
          <w:t xml:space="preserve">a </w:t>
        </w:r>
      </w:ins>
      <w:del w:id="72" w:author="Linh Dang" w:date="2026-08-07T15:33:52Z">
        <w:r>
          <w:rPr>
            <w:rFonts w:cs="Arial" w:ascii="Arial" w:hAnsi="Arial"/>
          </w:rPr>
          <w:delText>probability-based</w:delText>
        </w:r>
      </w:del>
      <w:ins w:id="73" w:author="Linh Dang" w:date="2026-08-07T15:33:53Z">
        <w:r>
          <w:rPr>
            <w:rFonts w:cs="Arial" w:ascii="Arial" w:hAnsi="Arial"/>
          </w:rPr>
          <w:t xml:space="preserve"> with a prevalence-based method</w:t>
        </w:r>
      </w:ins>
      <w:r>
        <w:rPr>
          <w:rFonts w:cs="Arial" w:ascii="Arial" w:hAnsi="Arial"/>
        </w:rPr>
        <w:t xml:space="preserve"> classification of contaminant taxa using negative control</w:t>
      </w:r>
      <w:del w:id="74" w:author="Linh Dang" w:date="2026-08-07T15:33:39Z">
        <w:r>
          <w:rPr>
            <w:rFonts w:cs="Arial" w:ascii="Arial" w:hAnsi="Arial"/>
          </w:rPr>
          <w:delText xml:space="preserve"> prevalence</w:delText>
        </w:r>
      </w:del>
      <w:r>
        <w:rPr>
          <w:rFonts w:cs="Arial" w:ascii="Arial" w:hAnsi="Arial"/>
        </w:rPr>
        <w:t>; (</w:t>
      </w:r>
      <w:ins w:id="75" w:author="Linh Dang" w:date="2026-08-07T15:26:19Z">
        <w:r>
          <w:rPr>
            <w:rFonts w:cs="Arial" w:ascii="Arial" w:hAnsi="Arial"/>
          </w:rPr>
          <w:t>iii</w:t>
        </w:r>
      </w:ins>
      <w:del w:id="76" w:author="Linh Dang" w:date="2026-08-07T15:26:18Z">
        <w:r>
          <w:rPr>
            <w:rFonts w:cs="Arial" w:ascii="Arial" w:hAnsi="Arial"/>
          </w:rPr>
          <w:delText>3</w:delText>
        </w:r>
      </w:del>
      <w:r>
        <w:rPr>
          <w:rFonts w:cs="Arial" w:ascii="Arial" w:hAnsi="Arial"/>
        </w:rPr>
        <w:t xml:space="preserve">) SCRuB (2): </w:t>
      </w:r>
      <w:del w:id="77" w:author="Linh Dang" w:date="2026-08-07T15:38:49Z">
        <w:r>
          <w:rPr>
            <w:rFonts w:cs="Arial" w:ascii="Arial" w:hAnsi="Arial"/>
          </w:rPr>
          <w:delText>source tracking-based contaminant removal</w:delText>
        </w:r>
      </w:del>
      <w:ins w:id="78" w:author="Linh Dang" w:date="2026-08-07T15:38:55Z">
        <w:r>
          <w:rPr>
            <w:rFonts w:cs="Arial" w:ascii="Arial" w:hAnsi="Arial"/>
          </w:rPr>
          <w:t xml:space="preserve">Statistical Correction of Reagent-derived Bias, </w:t>
        </w:r>
      </w:ins>
      <w:ins w:id="79" w:author="Linh Dang" w:date="2026-08-07T15:45:39Z">
        <w:r>
          <w:rPr>
            <w:rFonts w:cs="Arial" w:ascii="Arial" w:hAnsi="Arial"/>
          </w:rPr>
          <w:t>models contamination as a mixture of biological signal and ackground noise contaminants and estimates the true microbial composition of each sample.</w:t>
        </w:r>
      </w:ins>
      <w:r>
        <w:rPr>
          <w:rFonts w:cs="Arial" w:ascii="Arial" w:hAnsi="Arial"/>
        </w:rPr>
        <w:t>; and (iv) Nejman et. al. procedure (7): the decontamination strategy incorporating multiple filtering criteria.</w:t>
      </w:r>
      <w:ins w:id="80" w:author="Linh Dang" w:date="2026-08-07T15:49:41Z">
        <w:r>
          <w:rPr>
            <w:rFonts w:cs="Arial" w:ascii="Arial" w:hAnsi="Arial"/>
          </w:rPr>
          <w:t xml:space="preserve"> Our adaptation of Nj procedure is as follows. First, </w:t>
        </w:r>
      </w:ins>
      <w:ins w:id="81" w:author="Linh Dang" w:date="2026-08-07T15:57:55Z">
        <w:r>
          <w:rPr>
            <w:rFonts w:cs="Arial" w:ascii="Arial" w:hAnsi="Arial"/>
          </w:rPr>
          <w:t xml:space="preserve">taxa whose prevalence </w:t>
        </w:r>
      </w:ins>
      <w:ins w:id="82" w:author="Linh Dang" w:date="2026-08-07T16:00:09Z">
        <w:r>
          <w:rPr>
            <w:rFonts w:cs="Arial" w:ascii="Arial" w:hAnsi="Arial"/>
          </w:rPr>
          <w:t xml:space="preserve">is high in NCT samples will be removed. The cutoff threshold is determined </w:t>
        </w:r>
      </w:ins>
      <w:ins w:id="83" w:author="Linh Dang" w:date="2026-08-07T16:10:58Z">
        <w:r>
          <w:rPr>
            <w:rFonts w:cs="Arial" w:ascii="Arial" w:hAnsi="Arial"/>
          </w:rPr>
          <w:t xml:space="preserve">in the original Nejman et al. </w:t>
        </w:r>
      </w:ins>
      <w:ins w:id="84" w:author="Linh Dang" w:date="2026-08-07T16:10:58Z">
        <w:r>
          <w:rPr>
            <w:rFonts w:eastAsia="Aptos" w:cs="Arial" w:ascii="Arial" w:hAnsi="Arial"/>
            <w:color w:val="auto"/>
            <w:kern w:val="0"/>
            <w:sz w:val="24"/>
            <w:szCs w:val="24"/>
            <w:lang w:val="en-US" w:eastAsia="zh-CN" w:bidi="ar-SA"/>
            <w14:ligatures w14:val="none"/>
          </w:rPr>
          <w:t>P</w:t>
        </w:r>
      </w:ins>
      <w:ins w:id="85" w:author="Linh Dang" w:date="2026-08-07T16:10:58Z">
        <w:r>
          <w:rPr>
            <w:rFonts w:cs="Arial" w:ascii="Arial" w:hAnsi="Arial"/>
          </w:rPr>
          <w:t xml:space="preserve">ublication. Second, </w:t>
        </w:r>
      </w:ins>
      <w:ins w:id="86" w:author="Linh Dang" w:date="2026-08-07T16:12:09Z">
        <w:r>
          <w:rPr>
            <w:rFonts w:cs="Arial" w:ascii="Arial" w:hAnsi="Arial"/>
          </w:rPr>
          <w:t>for those taxa whose prevalence are small in both NCT and true samples, we applied statistical F</w:t>
        </w:r>
      </w:ins>
      <w:ins w:id="87" w:author="Linh Dang" w:date="2026-08-07T16:13:10Z">
        <w:r>
          <w:rPr>
            <w:rFonts w:cs="Arial" w:ascii="Arial" w:hAnsi="Arial"/>
          </w:rPr>
          <w:t xml:space="preserve">isher exact test for each batch to determine if a taxon is a </w:t>
        </w:r>
      </w:ins>
      <w:ins w:id="88" w:author="Linh Dang" w:date="2026-08-07T16:14:11Z">
        <w:r>
          <w:rPr>
            <w:rFonts w:cs="Arial" w:ascii="Arial" w:hAnsi="Arial"/>
          </w:rPr>
          <w:t>contaminant.</w:t>
        </w:r>
      </w:ins>
      <w:r>
        <w:rPr>
          <w:rFonts w:cs="Arial" w:ascii="Arial" w:hAnsi="Arial"/>
        </w:rPr>
        <w:t xml:space="preserve"> </w:t>
      </w:r>
      <w:del w:id="89" w:author="Linh Dang" w:date="2026-08-10T17:21:10Z">
        <w:r>
          <w:rPr>
            <w:rFonts w:cs="Arial" w:ascii="Arial" w:hAnsi="Arial"/>
          </w:rPr>
          <w:delText>Notbly</w:delText>
        </w:r>
      </w:del>
      <w:ins w:id="90" w:author="Linh Dang" w:date="2026-08-10T17:21:10Z">
        <w:r>
          <w:rPr>
            <w:rFonts w:eastAsia="Aptos" w:cs="Arial" w:ascii="Arial" w:hAnsi="Arial"/>
            <w:color w:val="auto"/>
            <w:kern w:val="0"/>
            <w:sz w:val="24"/>
            <w:szCs w:val="24"/>
            <w:lang w:val="en-US" w:eastAsia="zh-CN" w:bidi="ar-SA"/>
            <w14:ligatures w14:val="none"/>
          </w:rPr>
          <w:t>Notably</w:t>
        </w:r>
      </w:ins>
      <w:r>
        <w:rPr>
          <w:rFonts w:cs="Arial" w:ascii="Arial" w:hAnsi="Arial"/>
        </w:rPr>
        <w:t>, instead of binomial testing as Nejman et al. described in (7), we applied Fisher test instead due to small number of samples and negative controls. The implementation of those four decontamination methods is available in the github repository</w:t>
      </w:r>
      <w:bookmarkEnd w:id="9"/>
      <w:r>
        <w:rPr>
          <w:rFonts w:cs="Arial" w:ascii="Arial" w:hAnsi="Arial"/>
        </w:rPr>
      </w:r>
      <w:commentRangeEnd w:id="6"/>
      <w:r>
        <w:commentReference w:id="6"/>
      </w:r>
      <w:r>
        <w:rPr>
          <w:rFonts w:cs="Arial" w:ascii="Arial" w:hAnsi="Arial"/>
        </w:rPr>
        <w:t>.</w:t>
      </w:r>
    </w:p>
    <w:p>
      <w:pPr>
        <w:pStyle w:val="Heading3"/>
        <w:spacing w:lineRule="auto" w:line="480"/>
        <w:jc w:val="both"/>
        <w:rPr>
          <w:rFonts w:ascii="Arial" w:hAnsi="Arial" w:cs="Arial"/>
        </w:rPr>
      </w:pPr>
      <w:r>
        <w:rPr>
          <w:rFonts w:cs="Arial" w:ascii="Arial" w:hAnsi="Arial"/>
        </w:rPr>
        <w:t>Composite Score</w:t>
      </w:r>
    </w:p>
    <w:p>
      <w:pPr>
        <w:pStyle w:val="FirstParagraph"/>
        <w:spacing w:lineRule="auto" w:line="480"/>
        <w:jc w:val="both"/>
        <w:rPr>
          <w:rFonts w:ascii="Arial" w:hAnsi="Arial" w:cs="Arial"/>
        </w:rPr>
      </w:pPr>
      <w:bookmarkStart w:id="10" w:name="composite-score"/>
      <w:bookmarkStart w:id="11" w:name="materials-and-methods"/>
      <w:r>
        <w:rPr>
          <w:rFonts w:cs="Arial" w:ascii="Arial" w:hAnsi="Arial"/>
        </w:rPr>
        <w:t>Composite score is calculated from the bacterial profile after or before decontamination and the longitudinal contaminant survey. This score comprised of two parts: yield and purity. Yield is an entity quantifying the percentage of number of putative true taxa not overlap with NCT survey over number of total observed taxa, while the purity calculates the fraction between the same nominator over the number of putative true taxa from a certain decontamination method. The technical detail of the calculation could be found at Supplementary.</w:t>
      </w:r>
      <w:bookmarkEnd w:id="10"/>
      <w:bookmarkEnd w:id="11"/>
    </w:p>
    <w:p>
      <w:pPr>
        <w:pStyle w:val="Heading3"/>
        <w:spacing w:lineRule="auto" w:line="480"/>
        <w:jc w:val="both"/>
        <w:rPr>
          <w:rFonts w:ascii="Arial" w:hAnsi="Arial" w:cs="Arial"/>
          <w:ins w:id="92" w:author="Linh Dang" w:date="2026-08-05T14:07:10Z"/>
        </w:rPr>
      </w:pPr>
      <w:ins w:id="91" w:author="Linh Dang" w:date="2026-08-05T14:07:10Z">
        <w:r>
          <w:rPr>
            <w:rFonts w:cs="Arial" w:ascii="Arial" w:hAnsi="Arial"/>
          </w:rPr>
          <w:t>Inter-replicate Distance</w:t>
        </w:r>
      </w:ins>
    </w:p>
    <w:p>
      <w:pPr>
        <w:pStyle w:val="Normal"/>
        <w:spacing w:lineRule="auto" w:line="480"/>
        <w:jc w:val="both"/>
        <w:rPr>
          <w:rFonts w:ascii="Arial" w:hAnsi="Arial" w:cs="Arial"/>
          <w:ins w:id="95" w:author="Linh Dang" w:date="2026-08-05T14:07:10Z"/>
        </w:rPr>
      </w:pPr>
      <w:ins w:id="93" w:author="Linh Dang" w:date="2026-08-07T12:54:00Z">
        <w:r>
          <w:rPr>
            <w:rFonts w:eastAsia="Aptos" w:cs="Arial" w:ascii="Arial" w:hAnsi="Arial"/>
            <w:color w:val="auto"/>
            <w:kern w:val="0"/>
            <w:sz w:val="24"/>
            <w:szCs w:val="24"/>
            <w:lang w:val="en-US" w:eastAsia="zh-CN" w:bidi="ar-SA"/>
            <w14:ligatures w14:val="none"/>
          </w:rPr>
          <w:t>Multiple technical replicates derived from the same tumor sample were sequenced at different time points. Inter-replicate distance (or dissimilarity) was quantified using beta diversity metrics, such as the Bray–Curtis and Jaccard distances, to assess the concordance of their microbial compositions. The central assumption of this study is that contaminant taxa introduce technical noise, thereby increasing the dissimilarity between replicates. Consequently, effective removal of contaminant taxa should reduce the inter-replicate distance, resulting in greater concordance among technical replicates.</w:t>
        </w:r>
      </w:ins>
      <w:ins w:id="94" w:author="Linh Dang" w:date="2026-08-05T14:07:10Z">
        <w:r>
          <w:rPr>
            <w:rFonts w:eastAsia="Aptos" w:cs="Arial" w:ascii="Arial" w:hAnsi="Arial"/>
            <w:color w:val="auto"/>
            <w:kern w:val="0"/>
            <w:sz w:val="24"/>
            <w:szCs w:val="24"/>
            <w:lang w:val="en-US" w:eastAsia="zh-CN" w:bidi="ar-SA"/>
            <w14:ligatures w14:val="none"/>
          </w:rPr>
          <w:t xml:space="preserve"> </w:t>
        </w:r>
      </w:ins>
    </w:p>
    <w:p>
      <w:pPr>
        <w:pStyle w:val="Heading2"/>
        <w:rPr>
          <w:rFonts w:ascii="Arial" w:hAnsi="Arial" w:cs="Arial"/>
        </w:rPr>
      </w:pPr>
      <w:bookmarkStart w:id="12" w:name="data-and-code-availability"/>
      <w:r>
        <w:rPr>
          <w:rFonts w:cs="Arial" w:ascii="Arial" w:hAnsi="Arial"/>
        </w:rPr>
        <w:t>Data and Code Availability</w:t>
      </w:r>
      <w:bookmarkEnd w:id="12"/>
    </w:p>
    <w:p>
      <w:pPr>
        <w:pStyle w:val="BodyText"/>
        <w:rPr>
          <w:rFonts w:ascii="Arial" w:hAnsi="Arial" w:cs="Arial"/>
        </w:rPr>
      </w:pPr>
      <w:r>
        <w:rPr>
          <w:rFonts w:cs="Arial" w:ascii="Arial" w:hAnsi="Arial"/>
        </w:rPr>
      </w:r>
    </w:p>
    <w:p>
      <w:pPr>
        <w:pStyle w:val="BodyText"/>
        <w:rPr>
          <w:rFonts w:ascii="Arial" w:hAnsi="Arial" w:eastAsia="font1299" w:cs="Arial"/>
          <w:color w:val="000000"/>
        </w:rPr>
      </w:pPr>
      <w:r>
        <w:rPr>
          <w:rFonts w:eastAsia="font1299" w:cs="Arial" w:ascii="Arial" w:hAnsi="Arial"/>
          <w:color w:val="0F4761"/>
          <w:sz w:val="32"/>
          <w:szCs w:val="32"/>
        </w:rPr>
        <w:t>Abbreviations</w:t>
      </w:r>
    </w:p>
    <w:p>
      <w:pPr>
        <w:pStyle w:val="BodyText"/>
        <w:rPr>
          <w:rFonts w:ascii="Arial" w:hAnsi="Arial" w:eastAsia="font1299" w:cs="Arial"/>
          <w:color w:val="000000"/>
        </w:rPr>
      </w:pPr>
      <w:r>
        <w:rPr>
          <w:rFonts w:eastAsia="font1299" w:cs="Arial" w:ascii="Arial" w:hAnsi="Arial"/>
          <w:color w:val="000000"/>
        </w:rPr>
        <w:t>DAA – Differential abundance analysis</w:t>
      </w:r>
    </w:p>
    <w:p>
      <w:pPr>
        <w:pStyle w:val="BodyText"/>
        <w:rPr>
          <w:rFonts w:ascii="Arial" w:hAnsi="Arial" w:eastAsia="font1299" w:cs="Arial"/>
          <w:color w:val="000000"/>
        </w:rPr>
      </w:pPr>
      <w:r>
        <w:rPr>
          <w:rFonts w:eastAsia="font1299" w:cs="Arial" w:ascii="Arial" w:hAnsi="Arial"/>
          <w:color w:val="000000"/>
        </w:rPr>
        <w:t>FF – Fresh frozen samples</w:t>
      </w:r>
    </w:p>
    <w:p>
      <w:pPr>
        <w:pStyle w:val="BodyText"/>
        <w:rPr>
          <w:rFonts w:ascii="Arial" w:hAnsi="Arial" w:eastAsia="font1299" w:cs="Arial"/>
          <w:color w:val="000000"/>
        </w:rPr>
      </w:pPr>
      <w:r>
        <w:rPr>
          <w:rFonts w:eastAsia="font1299" w:cs="Arial" w:ascii="Arial" w:hAnsi="Arial"/>
          <w:color w:val="000000"/>
        </w:rPr>
        <w:t>CB – Contamination background</w:t>
      </w:r>
    </w:p>
    <w:p>
      <w:pPr>
        <w:pStyle w:val="BodyText"/>
        <w:rPr>
          <w:rFonts w:ascii="Arial" w:hAnsi="Arial" w:eastAsia="font1299" w:cs="Arial"/>
          <w:color w:val="000000"/>
        </w:rPr>
      </w:pPr>
      <w:r>
        <w:rPr>
          <w:rFonts w:eastAsia="font1299" w:cs="Arial" w:ascii="Arial" w:hAnsi="Arial"/>
          <w:color w:val="000000"/>
        </w:rPr>
        <w:t>Db-RDA – distance-based redundancy analysis</w:t>
      </w:r>
    </w:p>
    <w:p>
      <w:pPr>
        <w:pStyle w:val="BodyText"/>
        <w:rPr>
          <w:rFonts w:ascii="Arial" w:hAnsi="Arial" w:eastAsia="font1299" w:cs="Arial"/>
          <w:color w:val="000000"/>
        </w:rPr>
      </w:pPr>
      <w:r>
        <w:rPr>
          <w:rFonts w:eastAsia="font1299" w:cs="Arial" w:ascii="Arial" w:hAnsi="Arial"/>
          <w:color w:val="000000"/>
        </w:rPr>
        <w:t>FFPE – Formalin-fixed paraffin-embedded samples</w:t>
      </w:r>
    </w:p>
    <w:p>
      <w:pPr>
        <w:pStyle w:val="BodyText"/>
        <w:rPr>
          <w:rFonts w:ascii="Arial" w:hAnsi="Arial" w:eastAsia="font1299" w:cs="Arial"/>
          <w:color w:val="000000"/>
        </w:rPr>
      </w:pPr>
      <w:r>
        <w:rPr>
          <w:rFonts w:eastAsia="font1299" w:cs="Arial" w:ascii="Arial" w:hAnsi="Arial"/>
          <w:color w:val="000000"/>
        </w:rPr>
        <w:t>LP – Laboratory person</w:t>
      </w:r>
    </w:p>
    <w:p>
      <w:pPr>
        <w:pStyle w:val="BodyText"/>
        <w:rPr>
          <w:rFonts w:ascii="Arial" w:hAnsi="Arial" w:eastAsia="font1299" w:cs="Arial"/>
          <w:color w:val="000000"/>
        </w:rPr>
      </w:pPr>
      <w:r>
        <w:rPr>
          <w:rFonts w:eastAsia="font1299" w:cs="Arial" w:ascii="Arial" w:hAnsi="Arial"/>
          <w:color w:val="000000"/>
        </w:rPr>
        <w:t>NCT – Negative controls</w:t>
      </w:r>
    </w:p>
    <w:p>
      <w:pPr>
        <w:pStyle w:val="BodyText"/>
        <w:rPr>
          <w:rFonts w:ascii="Arial" w:hAnsi="Arial" w:eastAsia="font1299" w:cs="Arial"/>
          <w:color w:val="000000"/>
        </w:rPr>
      </w:pPr>
      <w:r>
        <w:rPr>
          <w:rFonts w:eastAsia="font1299" w:cs="Arial" w:ascii="Arial" w:hAnsi="Arial"/>
          <w:color w:val="000000"/>
        </w:rPr>
        <w:t>ND – Non-decontaminated</w:t>
      </w:r>
    </w:p>
    <w:p>
      <w:pPr>
        <w:pStyle w:val="BodyText"/>
        <w:rPr>
          <w:rFonts w:ascii="Arial" w:hAnsi="Arial" w:eastAsia="font1299" w:cs="Arial"/>
          <w:color w:val="000000"/>
        </w:rPr>
      </w:pPr>
      <w:r>
        <w:rPr>
          <w:rFonts w:eastAsia="font1299" w:cs="Arial" w:ascii="Arial" w:hAnsi="Arial"/>
          <w:color w:val="000000"/>
        </w:rPr>
        <w:t>Nj – Nejman approach</w:t>
      </w:r>
    </w:p>
    <w:p>
      <w:pPr>
        <w:pStyle w:val="BodyText"/>
        <w:rPr>
          <w:rFonts w:ascii="Arial" w:hAnsi="Arial" w:eastAsia="font1299" w:cs="Arial"/>
          <w:color w:val="000000"/>
        </w:rPr>
      </w:pPr>
      <w:r>
        <w:rPr>
          <w:rFonts w:eastAsia="font1299" w:cs="Arial" w:ascii="Arial" w:hAnsi="Arial"/>
          <w:color w:val="000000"/>
        </w:rPr>
        <w:t>ONT – Oxford Nanopore Technologies</w:t>
      </w:r>
    </w:p>
    <w:p>
      <w:pPr>
        <w:pStyle w:val="BodyText"/>
        <w:rPr>
          <w:rFonts w:ascii="Arial" w:hAnsi="Arial" w:eastAsia="font1299" w:cs="Arial"/>
          <w:color w:val="000000"/>
        </w:rPr>
      </w:pPr>
      <w:r>
        <w:rPr>
          <w:rFonts w:eastAsia="font1299" w:cs="Arial" w:ascii="Arial" w:hAnsi="Arial"/>
          <w:color w:val="000000"/>
        </w:rPr>
        <w:t>PDAC – Pancreatic ductal adenocarcinoma</w:t>
      </w:r>
    </w:p>
    <w:p>
      <w:pPr>
        <w:pStyle w:val="BodyText"/>
        <w:rPr>
          <w:rFonts w:ascii="Arial" w:hAnsi="Arial" w:eastAsia="font1299" w:cs="Arial"/>
          <w:color w:val="0F4761"/>
        </w:rPr>
      </w:pPr>
      <w:r>
        <w:rPr>
          <w:rFonts w:eastAsia="font1299" w:cs="Arial" w:ascii="Arial" w:hAnsi="Arial"/>
          <w:color w:val="000000"/>
        </w:rPr>
        <w:t>SCRuB - Source-tracking for Contamination Removal in microBiomes</w:t>
      </w:r>
    </w:p>
    <w:p>
      <w:pPr>
        <w:pStyle w:val="BodyText"/>
        <w:rPr>
          <w:rFonts w:ascii="Arial" w:hAnsi="Arial" w:eastAsia="font1299" w:cs="Arial"/>
          <w:color w:val="0F4761"/>
        </w:rPr>
      </w:pPr>
      <w:r>
        <w:rPr>
          <w:rFonts w:eastAsia="font1299" w:cs="Arial" w:ascii="Arial" w:hAnsi="Arial"/>
          <w:color w:val="0F4761"/>
        </w:rPr>
      </w:r>
    </w:p>
    <w:p>
      <w:pPr>
        <w:pStyle w:val="BodyText"/>
        <w:rPr>
          <w:rFonts w:ascii="Arial" w:hAnsi="Arial" w:cs="Arial"/>
          <w:lang w:val="en-GB"/>
        </w:rPr>
      </w:pPr>
      <w:r>
        <w:rPr>
          <w:rFonts w:eastAsia="font1299" w:cs="Arial" w:ascii="Arial" w:hAnsi="Arial"/>
          <w:color w:val="0F4761"/>
          <w:sz w:val="32"/>
          <w:szCs w:val="32"/>
        </w:rPr>
        <w:t>Acknowledgment</w:t>
      </w:r>
    </w:p>
    <w:p>
      <w:pPr>
        <w:pStyle w:val="KeinLeerraum1"/>
        <w:spacing w:lineRule="auto" w:line="360" w:before="240" w:after="240"/>
        <w:ind w:right="-357"/>
        <w:jc w:val="both"/>
        <w:rPr>
          <w:rFonts w:ascii="Arial" w:hAnsi="Arial" w:cs="Arial"/>
          <w:b/>
          <w:sz w:val="24"/>
          <w:szCs w:val="24"/>
          <w:u w:val="single"/>
          <w:lang w:val="en-GB"/>
        </w:rPr>
      </w:pPr>
      <w:r>
        <w:rPr>
          <w:rFonts w:cs="Arial" w:ascii="Arial" w:hAnsi="Arial"/>
          <w:sz w:val="24"/>
          <w:szCs w:val="32"/>
          <w:lang w:val="en-GB"/>
        </w:rPr>
        <w:t xml:space="preserve">We like to thank Klara König and Tabea Wollborn, for bringing structure and order to the large library of negative controls. </w:t>
      </w:r>
      <w:r>
        <w:rPr>
          <w:rFonts w:cs="Arial" w:ascii="Arial" w:hAnsi="Arial"/>
          <w:sz w:val="24"/>
          <w:szCs w:val="24"/>
          <w:lang w:val="en-GB"/>
        </w:rPr>
        <w:t>All sequencing costs were covered by intramural funding of University Medical Center Goettingen, Forschungsförderungsprogramm 2021 – Startförderung Klinische Studien.</w:t>
      </w:r>
      <w:bookmarkEnd w:id="0"/>
    </w:p>
    <w:p>
      <w:pPr>
        <w:pStyle w:val="Normal"/>
        <w:rPr/>
      </w:pPr>
      <w:r>
        <w:rPr/>
      </w:r>
    </w:p>
    <w:p>
      <w:pPr>
        <w:pStyle w:val="CitaviBibliographyHeading"/>
        <w:rPr/>
      </w:pPr>
      <w:r>
        <w:fldChar w:fldCharType="begin"/>
      </w:r>
      <w:r>
        <w:rPr/>
        <w:instrText xml:space="preserve">ADDIN CitaviBibliography</w:instrText>
      </w:r>
      <w:r>
        <w:rPr/>
      </w:r>
      <w:r>
        <w:rPr/>
        <w:fldChar w:fldCharType="separate"/>
      </w:r>
      <w:r>
        <w:t>References</w:t>
      </w:r>
      <w:r>
        <w:rPr/>
      </w:r>
    </w:p>
    <w:p>
      <w:pPr>
        <w:pStyle w:val="CitaviBibliographyEntry"/>
        <w:rPr/>
      </w:pPr>
      <w:r>
        <w:rPr/>
        <w:t>1.</w:t>
        <w:tab/>
      </w:r>
      <w:bookmarkStart w:id="13" w:name="_CTVL0013f1b79a6f84147ee83a9dfbfe3a422a5"/>
      <w:r>
        <w:rPr/>
        <w:t>Yao Y, Zhu Y, Chen K, Chen J, Li Y, Li D, Wei P. 2026. Microbiota in cancer: current understandings and future perspectives. Signal Transduct Target Ther 11:39. doi:10.1038/s41392-025-02335-3.</w:t>
      </w:r>
    </w:p>
    <w:p>
      <w:pPr>
        <w:pStyle w:val="CitaviBibliographyEntry"/>
        <w:rPr/>
      </w:pPr>
      <w:r>
        <w:rPr/>
        <w:t>2.</w:t>
        <w:tab/>
      </w:r>
      <w:bookmarkStart w:id="14" w:name="_CTVL001f7a5f1d08fac4881840b98915d6cdb65"/>
      <w:r>
        <w:rPr/>
        <w:t>Hanahan D. 2022. Hallmarks of Cancer: New Dimensions. Cancer Discov 12:31–46. doi:10.1158/2159-8290.CD-21-1059.</w:t>
      </w:r>
    </w:p>
    <w:p>
      <w:pPr>
        <w:pStyle w:val="CitaviBibliographyEntry"/>
        <w:rPr/>
      </w:pPr>
      <w:r>
        <w:rPr/>
        <w:t>3.</w:t>
        <w:tab/>
      </w:r>
      <w:bookmarkStart w:id="15" w:name="_CTVL0011a80755b5e8f4feb967493afc505156f"/>
      <w:r>
        <w:rPr/>
        <w:t>Pushalkar S, Hundeyin M, Daley D, Zambirinis CP, Kurz E, Mishra A, Mohan N, Aykut B, Usyk M, Torres LE, Werba G, Zhang K, Guo Y, Li Q, Akkad N, Lall S, Wadowski B, Gutierrez J, Kochen Rossi JA, Herzog JW, Diskin B, Torres-Hernandez A, Leinwand J, Wang W, Taunk PS, Savadkar S, Janal M, Saxena A, Li X, Cohen D, Sartor RB, Saxena D, Miller G. 2018. The Pancreatic Cancer Microbiome Promotes Oncogenesis by Induction of Innate and Adaptive Immune Suppression. Cancer Discov 8:403–416. doi:10.1158/2159-8290.CD-17-1134.</w:t>
      </w:r>
    </w:p>
    <w:p>
      <w:pPr>
        <w:pStyle w:val="CitaviBibliographyEntry"/>
        <w:rPr/>
      </w:pPr>
      <w:r>
        <w:rPr/>
        <w:t>4.</w:t>
        <w:tab/>
      </w:r>
      <w:bookmarkStart w:id="16" w:name="_CTVL001b3e06a05df1946dabf4c62a3f51ef184"/>
      <w:r>
        <w:rPr/>
        <w:t>Geller LT, Barzily-Rokni M, Danino T, Jonas OH, Shental N, Nejman D, Gavert N, Zwang Y, Cooper ZA, Shee K, Thaiss CA, Reuben A, Livny J, Avraham R, Frederick DT, Ligorio M, Chatman K, Johnston SE, Mosher CM, Brandis A, Fuks G, Gurbatri C, Gopalakrishnan V, Kim M, Hurd MW, Katz M, Fleming J, Maitra A, Smith DA, Skalak M, Bu J, Michaud M, Trauger SA, Barshack I, Golan T, Sandbank J, Flaherty KT, Mandinova A, Garrett WS, Thayer SP, Ferrone CR, Huttenhower C, Bhatia SN, Gevers D, Wargo JA, Golub TR, Straussman R. 2017. Potential role of intratumor bacteria in mediating tumor resistance to the chemotherapeutic drug gemcitabine. Science 357:1156–1160. doi:10.1126/science.aah5043.</w:t>
      </w:r>
    </w:p>
    <w:p>
      <w:pPr>
        <w:pStyle w:val="CitaviBibliographyEntry"/>
        <w:rPr/>
      </w:pPr>
      <w:r>
        <w:rPr/>
        <w:t>5.</w:t>
        <w:tab/>
      </w:r>
      <w:bookmarkStart w:id="17" w:name="_CTVL00184f212671e5d4f80b6ff79358613a8f4"/>
      <w:r>
        <w:rPr/>
        <w:t>Riquelme E, Zhang Y, Zhang L, Montiel M, Zoltan M, Dong W, Quesada P, Sahin I, Chandra V, San Lucas A, Scheet P, Xu H, Hanash SM, Feng L, Burks JK, Do K-A, Peterson CB, Nejman D, Tzeng C-WD, Kim MP, Sears CL, Ajami N, Petrosino J, Wood LD, Maitra A, Straussman R, Katz M, White JR, Jenq R, Wargo J, McAllister F. 2019. Tumor Microbiome Diversity and Composition Influence Pancreatic Cancer Outcomes. Cell 178:795-806.e12. doi:10.1016/j.cell.2019.07.008.</w:t>
      </w:r>
    </w:p>
    <w:p>
      <w:pPr>
        <w:pStyle w:val="CitaviBibliographyEntry"/>
        <w:rPr/>
      </w:pPr>
      <w:r>
        <w:rPr/>
        <w:t>6.</w:t>
        <w:tab/>
      </w:r>
      <w:bookmarkStart w:id="18" w:name="_CTVL00102a8ce77e7684325aaf6f1b2162638a5"/>
      <w:r>
        <w:rPr/>
        <w:t>Nejman D, Livyatan I, Fuks G, Gavert N, Zwang Y, Geller LT, Rotter-Maskowitz A, Weiser R, Mallel G, Gigi E, Meltser A, Douglas GM, Kamer I, Gopalakrishnan V, Dadosh T, Levin-Zaidman S, Avnet S, Atlan T, Cooper ZA, Arora R, Cogdill AP, Khan MAW, Ologun G, Bussi Y, Weinberger A, Lotan-Pompan M, Golani O, Perry G, Rokah M, Bahar-Shany K, Rozeman EA, Blank CU, Ronai A, Shaoul R, Amit A, Dorfman T, Kremer R, Cohen ZR, Harnof S, Siegal T, Yehuda-Shnaidman E, Gal-Yam EN, Shapira H, Baldini N, Langille MGI, Ben-Nun A, Kaufman B, Nissan A, Golan T, Dadiani M, Levanon K, Bar J, Yust-Katz S, Barshack I, Peeper DS, Raz DJ, Segal E, Wargo JA, Sandbank J, Shental N, Straussman R. 2020. The human tumor microbiome is composed of tumor type-specific intracellular bacteria. Science 368:973–980. doi:10.1126/science.aay9189.</w:t>
      </w:r>
    </w:p>
    <w:p>
      <w:pPr>
        <w:pStyle w:val="CitaviBibliographyEntry"/>
        <w:rPr/>
      </w:pPr>
      <w:r>
        <w:rPr/>
        <w:t>7.</w:t>
        <w:tab/>
      </w:r>
      <w:bookmarkStart w:id="19" w:name="_CTVL0013c7f56b88eaa4a6d9594ad85fe615ccd"/>
      <w:r>
        <w:rPr/>
        <w:t>Guo W, Zhang Y, Guo S, Mei Z, Liao H, Dong H, Wu K, Ye H, Zhang Y, Zhu Y, Lang J, Hu L, Jin G, Kong X. 2021. Tumor microbiome contributes to an aggressive phenotype in the basal-like subtype of pancreatic cancer. Commun Biol 4:1019. doi:10.1038/s42003-021-02557-5.</w:t>
      </w:r>
    </w:p>
    <w:p>
      <w:pPr>
        <w:pStyle w:val="CitaviBibliographyEntry"/>
        <w:rPr/>
      </w:pPr>
      <w:r>
        <w:rPr/>
        <w:t>8.</w:t>
        <w:tab/>
      </w:r>
      <w:bookmarkStart w:id="20" w:name="_CTVL0017b1011aca851402792f5a9d62df476d0"/>
      <w:r>
        <w:rPr/>
        <w:t>Davis NM, Proctor DM, Holmes SP, Relman DA, Callahan BJ. 2018. Simple statistical identification and removal of contaminant sequences in marker-gene and metagenomics data. Microbiome 6:226. doi:10.1186/s40168-018-0605-2.</w:t>
      </w:r>
    </w:p>
    <w:p>
      <w:pPr>
        <w:pStyle w:val="CitaviBibliographyEntry"/>
        <w:rPr/>
      </w:pPr>
      <w:r>
        <w:rPr/>
        <w:t>9.</w:t>
        <w:tab/>
      </w:r>
      <w:bookmarkStart w:id="21" w:name="_CTVL001a7763191cbcf4be08deb7ed8ea0300bf"/>
      <w:r>
        <w:rPr/>
        <w:t>Austin GI, Park H, Meydan Y, Seeram D, Sezin T, Lou YC, Firek BA, Morowitz MJ, Banfield JF, Christiano AM, Pe’er I, Uhlemann A-C, Shenhav L, Korem T. 2023. Contamination source modeling with SCRuB improves cancer phenotype prediction from microbiome data. Nat Biotechnol 41:1820–1828. doi:10.1038/s41587-023-01696-w.</w:t>
      </w:r>
    </w:p>
    <w:p>
      <w:pPr>
        <w:pStyle w:val="CitaviBibliographyEntry"/>
        <w:rPr/>
      </w:pPr>
      <w:r>
        <w:rPr/>
        <w:t>10.</w:t>
        <w:tab/>
      </w:r>
      <w:bookmarkStart w:id="22" w:name="_CTVL001169871ed5dc5447cb4abe7414c97068c"/>
      <w:r>
        <w:rPr/>
        <w:t>Ammer-Herrmenau C, Pfisterer N, van den Berg T, Gavrilova I, Amanzada A, Singh SK, Khalil A, Alili R, Belda E, Clement K, Abd El Wahed A, Gady EE, Haubrock M, Beißbarth T, Ellenrieder V, Neesse A. 2021. Comprehensive Wet-Bench and Bioinformatics Workflow for Complex Microbiota Using Oxford Nanopore Technologies. mSystems 6:e0075021. doi:10.1128/mSystems.00750-21.</w:t>
      </w:r>
    </w:p>
    <w:p>
      <w:pPr>
        <w:pStyle w:val="CitaviBibliographyEntry"/>
        <w:rPr/>
      </w:pPr>
      <w:r>
        <w:rPr>
          <w:lang w:val="de-DE"/>
        </w:rPr>
        <w:t>11.</w:t>
        <w:tab/>
      </w:r>
      <w:bookmarkStart w:id="23" w:name="_CTVL0013519a90fa5134c24bd86e319f201897f"/>
      <w:r>
        <w:rPr>
          <w:lang w:val="de-DE"/>
        </w:rPr>
        <w:t xml:space="preserve">Zhang T, Li H, Ma S, Cao J, Liao H, Huang Q, Chen W. 2023. </w:t>
      </w:r>
      <w:r>
        <w:rPr/>
        <w:t>The newest Oxford Nanopore R10.4.1 full-length 16S rRNA sequencing enables the accurate resolution of species-level microbial community profiling. Appl Environ Microbiol 89:e0060523. doi:10.1128/aem.00605-23.</w:t>
      </w:r>
    </w:p>
    <w:p>
      <w:pPr>
        <w:pStyle w:val="CitaviBibliographyEntry"/>
        <w:rPr/>
      </w:pPr>
      <w:r>
        <w:rPr/>
        <w:t>12.</w:t>
        <w:tab/>
      </w:r>
      <w:bookmarkStart w:id="24" w:name="_CTVL0016c2c96e7f0e1467088bbebf6ce37fb14"/>
      <w:r>
        <w:rPr/>
        <w:t>Peng X, Cheng L, You Y, Tang C, Ren B, Li Y, Xu X, Zhou X. 2022. Oral microbiota in human systematic diseases. Int J Oral Sci 14:14. doi:10.1038/s41368-022-00163-7.</w:t>
      </w:r>
    </w:p>
    <w:p>
      <w:pPr>
        <w:pStyle w:val="CitaviBibliographyEntry"/>
        <w:rPr/>
      </w:pPr>
      <w:r>
        <w:rPr>
          <w:lang w:val="de-DE"/>
        </w:rPr>
        <w:t>13.</w:t>
        <w:tab/>
      </w:r>
      <w:bookmarkStart w:id="25" w:name="_CTVL00102fb79089e734d22b396d8ca52b8bef8"/>
      <w:r>
        <w:rPr>
          <w:lang w:val="de-DE"/>
        </w:rPr>
        <w:t xml:space="preserve">Schorr L, Mathies M, Elinav E, Puschhof J. 2023. </w:t>
      </w:r>
      <w:r>
        <w:rPr/>
        <w:t>Intracellular bacteria in cancer-prospects and debates. NPJ Biofilms Microbiomes 9:76. doi:10.1038/s41522-023-00446-9.</w:t>
      </w:r>
    </w:p>
    <w:p>
      <w:pPr>
        <w:pStyle w:val="CitaviBibliographyEntry"/>
        <w:rPr/>
      </w:pPr>
      <w:r>
        <w:rPr/>
        <w:t>14.</w:t>
        <w:tab/>
      </w:r>
      <w:bookmarkStart w:id="26" w:name="_CTVL001bb539b890ea94f9491c239fb0d351b65"/>
      <w:r>
        <w:rPr/>
        <w:t>Salter SJ, Cox MJ, Turek EM, Calus ST, Cookson WO, Moffatt MF, Turner P, Parkhill J, Loman NJ, Walker AW. 2014. Reagent and laboratory contamination can critically impact sequence-based microbiome analyses. BMC Biol 12:87. doi:10.1186/s12915-014-0087-z.</w:t>
      </w:r>
    </w:p>
    <w:p>
      <w:pPr>
        <w:pStyle w:val="CitaviBibliographyEntry"/>
        <w:rPr/>
      </w:pPr>
      <w:r>
        <w:rPr/>
        <w:t>15.</w:t>
        <w:tab/>
      </w:r>
      <w:bookmarkStart w:id="27" w:name="_CTVL001c8d58b2d6e2f4c5a9bad8d2acc498072"/>
      <w:r>
        <w:rPr/>
        <w:t>Weyrich LS, Farrer AG, Eisenhofer R, Arriola LA, Young J, Selway CA, Handsley-Davis M, Adler CJ, Breen J, Cooper A. 2019. Laboratory contamination over time during low-biomass sample analysis. Mol Ecol Resour 19:982–996. doi:10.1111/1755-0998.13011.</w:t>
      </w:r>
    </w:p>
    <w:p>
      <w:pPr>
        <w:pStyle w:val="CitaviBibliographyEntry"/>
        <w:rPr/>
      </w:pPr>
      <w:r>
        <w:rPr/>
        <w:t>16.</w:t>
        <w:tab/>
      </w:r>
      <w:bookmarkStart w:id="28" w:name="_CTVL0017782bb8ef3ab4a908e3627f530b9e41f"/>
      <w:r>
        <w:rPr/>
        <w:t>Stinson LF, Keelan JA, Payne MS. 2019. Identification and removal of contaminating microbial DNA from PCR reagents: impact on low-biomass microbiome analyses. Lett Appl Microbiol 68:2–8. doi:10.1111/lam.13091.</w:t>
      </w:r>
    </w:p>
    <w:p>
      <w:pPr>
        <w:pStyle w:val="CitaviBibliographyEntry"/>
        <w:rPr/>
      </w:pPr>
      <w:r>
        <w:rPr/>
        <w:t>17.</w:t>
        <w:tab/>
      </w:r>
      <w:bookmarkStart w:id="29" w:name="_CTVL00155d6163121ff498fbbbf4cf8628f1d1f"/>
      <w:r>
        <w:rPr/>
        <w:t>Fierer N, Leung PM, Lappan R, Eisenhofer R, Ricci F, Holland SI, Dragone N, Blackall LL, Dong X, Dorador C, Ferrari BC, Goordial J, Holmes SP, Inagaki F, Korem T, Li SS, Makhalanyane TP, Metcalf JL, Nagarajan N, Orsi WD, Shanahan ER, Walker AW, Weyrich LS, Gilbert JA, Willis AD, Callahan BJ, Shade A, Parkhill J, Banfield JF, Greening C. 2025. Guidelines for preventing and reporting contamination in low-biomass microbiome studies. Nat Microbiol 10:1570–1580. doi:10.1038/s41564-025-02035-2.</w:t>
      </w:r>
    </w:p>
    <w:p>
      <w:pPr>
        <w:pStyle w:val="CitaviBibliographyEntry"/>
        <w:rPr/>
      </w:pPr>
      <w:r>
        <w:rPr/>
        <w:t>18.</w:t>
        <w:tab/>
      </w:r>
      <w:bookmarkStart w:id="30" w:name="_CTVL00191f6a3ec7bd74bb69313ea375020c799"/>
      <w:r>
        <w:rPr/>
        <w:t>Eisenhofer R, Minich JJ, Marotz C, Cooper A, Knight R, Weyrich LS. 2019. Contamination in Low Microbial Biomass Microbiome Studies: Issues and Recommendations. Trends Microbiol 27:105–117. doi:10.1016/j.tim.2018.11.003.</w:t>
      </w:r>
    </w:p>
    <w:p>
      <w:pPr>
        <w:pStyle w:val="CitaviBibliographyEntry"/>
        <w:rPr/>
      </w:pPr>
      <w:r>
        <w:rPr/>
        <w:t>19.</w:t>
        <w:tab/>
      </w:r>
      <w:bookmarkStart w:id="31" w:name="_CTVL0016e81d8e7ecb74cb490d968ac813e9513"/>
      <w:r>
        <w:rPr/>
        <w:t>Johnson JS, Spakowicz DJ, Hong B-Y, Petersen LM, Demkowicz P, Chen L, Leopold SR, Hanson BM, Agresta HO, Gerstein M, Sodergren E, Weinstock GM. 2019. Evaluation of 16S rRNA gene sequencing for species and strain-level microbiome analysis. Nat Commun 10:5029. doi:10.1038/s41467-019-13036-1.</w:t>
      </w:r>
    </w:p>
    <w:p>
      <w:pPr>
        <w:pStyle w:val="CitaviBibliographyEntry"/>
        <w:rPr>
          <w:lang w:val="de-DE"/>
        </w:rPr>
      </w:pPr>
      <w:r>
        <w:rPr/>
        <w:t>20.</w:t>
        <w:tab/>
      </w:r>
      <w:bookmarkStart w:id="32" w:name="_CTVL0019968ff6325a34474835d4dfb141be3e6"/>
      <w:r>
        <w:rPr/>
        <w:t xml:space="preserve">Zepeda-Rivera M, Minot SS, Bouzek H, Wu H, Blanco-Míguez A, Manghi P, Jones DS, LaCourse KD, Wu Y, McMahon EF, Park S-N, Lim YK, Kempchinsky AG, Willis AD, Cotton SL, Yost SC, Sicinska E, Kook J-K, Dewhirst FE, Segata N, Bullman S, Johnston CD. 2024. A distinct Fusobacterium nucleatum clade dominates the colorectal cancer niche. </w:t>
      </w:r>
      <w:r>
        <w:rPr>
          <w:lang w:val="de-DE"/>
        </w:rPr>
        <w:t>Nature 628:424–432. doi:10.1038/s41586-024-07182-w.</w:t>
      </w:r>
    </w:p>
    <w:p>
      <w:pPr>
        <w:pStyle w:val="CitaviBibliographyEntry"/>
        <w:rPr/>
      </w:pPr>
      <w:r>
        <w:rPr>
          <w:lang w:val="de-DE"/>
        </w:rPr>
        <w:t>21.</w:t>
        <w:tab/>
      </w:r>
      <w:bookmarkStart w:id="33" w:name="_CTVL001910baf92852142ea998017385ac54c3e"/>
      <w:r>
        <w:rPr>
          <w:lang w:val="de-DE"/>
        </w:rPr>
        <w:t xml:space="preserve">Pfisterer N, Ammer-Herrmenau C, Antweiler K, Küffer S, Ellenrieder V, Neesse A. 2023. </w:t>
      </w:r>
      <w:r>
        <w:rPr/>
        <w:t>Dynamics of intestinal and intratumoral microbiome signatures in genetically engineered mice and human pancreatic ductal adenocarcinoma. Pancreatology 23:663–673. doi:10.1016/j.pan.2023.07.008.</w:t>
      </w:r>
    </w:p>
    <w:p>
      <w:pPr>
        <w:pStyle w:val="CitaviBibliographyEntry"/>
        <w:rPr/>
      </w:pPr>
      <w:r>
        <w:rPr/>
        <w:t>22.</w:t>
        <w:tab/>
      </w:r>
      <w:bookmarkStart w:id="34" w:name="_CTVL0018d7bfce4c951474a86c821b1313d55d8"/>
      <w:r>
        <w:rPr/>
        <w:t>Galeano Niño JL, Wu H, LaCourse KD, Kempchinsky AG, Baryiames A, Barber B, Futran N, Houlton J, Sather C, Sicinska E, Taylor A, Minot SS, Johnston CD, Bullman S. 2022. Effect of the intratumoral microbiota on spatial and cellular heterogeneity in cancer. Nature 611:810–817. doi:10.1038/s41586-022-05435-0.</w:t>
      </w:r>
      <w:r>
        <w:rPr/>
      </w:r>
      <w:r>
        <w:rPr/>
        <w:fldChar w:fldCharType="end"/>
      </w:r>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sdt>
        <w:sdtPr>
          <w:placeholder>
            <w:docPart w:val="DefaultPlaceholder_-1854013440"/>
          </w:placeholder>
          <w:tag w:val="CitaviBibliography"/>
          <w:id w:val="-1065794269"/>
          <w:text/>
        </w:sdtPr>
        <w:sdtContent>
          <w:r>
            <w:rPr/>
          </w:r>
          <w:r>
            <w:rPr/>
          </w:r>
        </w:sdtContent>
      </w:sdt>
      <w:bookmarkEnd w:id="34"/>
    </w:p>
    <w:p>
      <w:pPr>
        <w:pStyle w:val="Normal"/>
        <w:rPr/>
      </w:pPr>
      <w:r>
        <w:rPr/>
      </w:r>
    </w:p>
    <w:p>
      <w:pPr>
        <w:pStyle w:val="BodyText"/>
        <w:rPr>
          <w:rFonts w:ascii="Arial" w:hAnsi="Arial" w:eastAsia="font1299" w:cs="Arial"/>
          <w:color w:val="0F4761"/>
          <w:sz w:val="32"/>
          <w:szCs w:val="32"/>
        </w:rPr>
      </w:pPr>
      <w:r>
        <w:rPr>
          <w:rFonts w:eastAsia="font1299" w:cs="Arial" w:ascii="Arial" w:hAnsi="Arial"/>
          <w:color w:val="0F4761"/>
          <w:sz w:val="32"/>
          <w:szCs w:val="32"/>
        </w:rPr>
        <w:t>Figure legends</w:t>
      </w:r>
    </w:p>
    <w:p>
      <w:pPr>
        <w:pStyle w:val="Normal"/>
        <w:spacing w:lineRule="auto" w:line="480"/>
        <w:jc w:val="both"/>
        <w:rPr>
          <w:rFonts w:ascii="Arial" w:hAnsi="Arial" w:cs="Arial"/>
          <w:b/>
          <w:bCs/>
        </w:rPr>
      </w:pPr>
      <w:r>
        <w:rPr>
          <w:rFonts w:cs="Arial" w:ascii="Arial" w:hAnsi="Arial"/>
          <w:b/>
          <w:bCs/>
        </w:rPr>
      </w:r>
    </w:p>
    <w:p>
      <w:pPr>
        <w:pStyle w:val="Normal"/>
        <w:spacing w:lineRule="auto" w:line="480"/>
        <w:jc w:val="both"/>
        <w:rPr>
          <w:rFonts w:ascii="Arial" w:hAnsi="Arial" w:cs="Arial"/>
          <w:b/>
          <w:bCs/>
        </w:rPr>
      </w:pPr>
      <w:r>
        <w:rPr>
          <w:rFonts w:cs="Arial" w:ascii="Arial" w:hAnsi="Arial"/>
          <w:b/>
          <w:bCs/>
          <w:color w:val="000000"/>
        </w:rPr>
        <w:t>Figure 1</w:t>
      </w:r>
      <w:r>
        <w:rPr>
          <w:rFonts w:cs="Arial" w:ascii="Arial" w:hAnsi="Arial"/>
          <w:color w:val="000000"/>
        </w:rPr>
        <w:t xml:space="preserve">: </w:t>
      </w:r>
      <w:r>
        <w:rPr>
          <w:rFonts w:cs="Arial" w:ascii="Arial" w:hAnsi="Arial"/>
          <w:i/>
          <w:color w:val="000000"/>
        </w:rPr>
        <w:t>Characterization of negative controls (NCT) collected throughout the wet-lab workflow.</w:t>
      </w:r>
      <w:r>
        <w:rPr>
          <w:rFonts w:cs="Arial" w:ascii="Arial" w:hAnsi="Arial"/>
          <w:color w:val="000000"/>
        </w:rPr>
        <w:t xml:space="preserve"> </w:t>
      </w:r>
      <w:r>
        <w:rPr>
          <w:rStyle w:val="Strong"/>
          <w:rFonts w:cs="Arial" w:ascii="Arial" w:hAnsi="Arial"/>
          <w:color w:val="000000"/>
        </w:rPr>
        <w:t>A)</w:t>
      </w:r>
      <w:r>
        <w:rPr>
          <w:rFonts w:cs="Arial" w:ascii="Arial" w:hAnsi="Arial"/>
          <w:color w:val="000000"/>
        </w:rPr>
        <w:t xml:space="preserve"> Schematic illustration of the collection strategy. NCT were collected at three steps of the wet-lab workflow, together with associated metadata factors, including laboratory personnel (LP), sequencing year, and season. </w:t>
      </w:r>
      <w:r>
        <w:rPr>
          <w:rStyle w:val="Strong"/>
          <w:rFonts w:cs="Arial" w:ascii="Arial" w:hAnsi="Arial"/>
          <w:color w:val="000000"/>
        </w:rPr>
        <w:t>B)</w:t>
      </w:r>
      <w:r>
        <w:rPr>
          <w:rFonts w:cs="Arial" w:ascii="Arial" w:hAnsi="Arial"/>
          <w:color w:val="000000"/>
        </w:rPr>
        <w:t xml:space="preserve"> Alpha diversity was analyzed by control type, adjusting for LP, year, and season. Observed species were modeled using multivariable negative binomial regression, while the Shannon index was modeled using multivariable gamma regression with a log-link. </w:t>
      </w:r>
      <w:r>
        <w:rPr>
          <w:rStyle w:val="Strong"/>
          <w:rFonts w:cs="Arial" w:ascii="Arial" w:hAnsi="Arial"/>
          <w:color w:val="000000"/>
        </w:rPr>
        <w:t>C)</w:t>
      </w:r>
      <w:r>
        <w:rPr>
          <w:rFonts w:cs="Arial" w:ascii="Arial" w:hAnsi="Arial"/>
          <w:color w:val="000000"/>
        </w:rPr>
        <w:t xml:space="preserve"> Beta diversity analysis of NCT, with samples colored and grouped according to control type. P-value derived from distance-based redundancy analyses for Bray-Curtis dissimilarity of control types after adjusting for LP, year, and season. PERMANOVA test was applied </w:t>
      </w:r>
      <w:r>
        <w:rPr>
          <w:rStyle w:val="Strong"/>
          <w:rFonts w:cs="Arial" w:ascii="Arial" w:hAnsi="Arial"/>
          <w:color w:val="000000"/>
        </w:rPr>
        <w:t>D)</w:t>
      </w:r>
      <w:r>
        <w:rPr>
          <w:rFonts w:cs="Arial" w:ascii="Arial" w:hAnsi="Arial"/>
          <w:color w:val="000000"/>
        </w:rPr>
        <w:t xml:space="preserve"> Taxonomic composition heatmap showing the relative abundance of the top 15 genera identified in NCT samples. The overall abundance of each genus across samples is represented by color intensity. Corresponding bar plots summarize the prevalence and abundance distribution of each taxon across NCT.</w:t>
      </w:r>
    </w:p>
    <w:p>
      <w:pPr>
        <w:pStyle w:val="Normal"/>
        <w:spacing w:lineRule="auto" w:line="480"/>
        <w:jc w:val="both"/>
        <w:rPr>
          <w:rFonts w:ascii="Arial" w:hAnsi="Arial" w:cs="Arial"/>
          <w:b/>
          <w:bCs/>
        </w:rPr>
      </w:pPr>
      <w:r>
        <w:rPr>
          <w:rFonts w:cs="Arial" w:ascii="Arial" w:hAnsi="Arial"/>
          <w:b/>
          <w:bCs/>
        </w:rPr>
      </w:r>
    </w:p>
    <w:p>
      <w:pPr>
        <w:pStyle w:val="Normal"/>
        <w:spacing w:lineRule="auto" w:line="480"/>
        <w:jc w:val="both"/>
        <w:rPr>
          <w:rFonts w:ascii="Arial" w:hAnsi="Arial" w:cs="Arial"/>
        </w:rPr>
      </w:pPr>
      <w:r>
        <w:rPr>
          <w:rFonts w:cs="Arial" w:ascii="Arial" w:hAnsi="Arial"/>
          <w:b/>
          <w:bCs/>
        </w:rPr>
        <w:t>Figure</w:t>
      </w:r>
      <w:r>
        <w:rPr>
          <w:rFonts w:cs="Arial" w:ascii="Arial" w:hAnsi="Arial"/>
        </w:rPr>
        <w:t xml:space="preserve"> </w:t>
      </w:r>
      <w:r>
        <w:rPr>
          <w:rFonts w:cs="Arial" w:ascii="Arial" w:hAnsi="Arial"/>
          <w:b/>
          <w:bCs/>
        </w:rPr>
        <w:t>2</w:t>
      </w:r>
      <w:r>
        <w:rPr>
          <w:rFonts w:cs="Arial" w:ascii="Arial" w:hAnsi="Arial"/>
        </w:rPr>
        <w:t xml:space="preserve">: </w:t>
      </w:r>
      <w:r>
        <w:rPr>
          <w:rFonts w:cs="Arial" w:ascii="Arial" w:hAnsi="Arial"/>
          <w:i/>
        </w:rPr>
        <w:t>The laboratory personnel (LP) contributes more to the contamination composition than the processing environment</w:t>
      </w:r>
      <w:r>
        <w:rPr>
          <w:rFonts w:cs="Arial" w:ascii="Arial" w:hAnsi="Arial"/>
        </w:rPr>
        <w:t xml:space="preserve">. </w:t>
      </w:r>
      <w:r>
        <w:rPr>
          <w:rFonts w:cs="Arial" w:ascii="Arial" w:hAnsi="Arial"/>
          <w:b/>
          <w:bCs/>
        </w:rPr>
        <w:t>A)</w:t>
      </w:r>
      <w:r>
        <w:rPr>
          <w:rFonts w:cs="Arial" w:ascii="Arial" w:hAnsi="Arial"/>
        </w:rPr>
        <w:t xml:space="preserve"> Illustration of two-factor experimental design: Each LP at each environment processed 4 shared blank samples to acquire the lab contaminant profile. Standard environment is where LP processed samples on the bench, wearing standard gloves and no facial mask, while low-germ environment is where samples were processed under the ventilated hood, with LP wearing mask and sterile gloves. </w:t>
      </w:r>
      <w:r>
        <w:rPr>
          <w:rFonts w:cs="Arial" w:ascii="Arial" w:hAnsi="Arial"/>
          <w:b/>
          <w:bCs/>
        </w:rPr>
        <w:t>B)</w:t>
      </w:r>
      <w:r>
        <w:rPr>
          <w:rFonts w:cs="Arial" w:ascii="Arial" w:hAnsi="Arial"/>
        </w:rPr>
        <w:t xml:space="preserve"> Alpha diversity analyses of blank samples, showing the number of observed species and Shannon diversity index of both LP stratified for processing environment. Multivariable negative binomial distribution for number of observed species and multivariable linear regression for Shannon index were applied. </w:t>
      </w:r>
      <w:r>
        <w:rPr>
          <w:rFonts w:cs="Arial" w:ascii="Arial" w:hAnsi="Arial"/>
          <w:b/>
          <w:bCs/>
        </w:rPr>
        <w:t>C)</w:t>
      </w:r>
      <w:r>
        <w:rPr>
          <w:rFonts w:cs="Arial" w:ascii="Arial" w:hAnsi="Arial"/>
        </w:rPr>
        <w:t xml:space="preserve"> Bray–Curtis dissimilarity for blank samples is displayed, colored by LP and shaped by environment. The p-value was obtained from distance-based redundancy analysis, with LP as explanatory variables, controlled for processing environment. The plot is ordinated with Principal Coordinate Analysis (PCoA).</w:t>
      </w:r>
    </w:p>
    <w:p>
      <w:pPr>
        <w:pStyle w:val="Normal"/>
        <w:spacing w:lineRule="auto" w:line="480"/>
        <w:jc w:val="both"/>
        <w:rPr>
          <w:rFonts w:ascii="Arial" w:hAnsi="Arial" w:cs="Arial"/>
        </w:rPr>
      </w:pPr>
      <w:r>
        <w:rPr>
          <w:rFonts w:cs="Arial" w:ascii="Arial" w:hAnsi="Arial"/>
        </w:rPr>
      </w:r>
    </w:p>
    <w:p>
      <w:pPr>
        <w:pStyle w:val="Normal"/>
        <w:spacing w:lineRule="auto" w:line="480"/>
        <w:jc w:val="both"/>
        <w:rPr>
          <w:rFonts w:ascii="Arial" w:hAnsi="Arial" w:cs="Arial"/>
        </w:rPr>
      </w:pPr>
      <w:r>
        <w:rPr>
          <w:rFonts w:cs="Arial" w:ascii="Arial" w:hAnsi="Arial"/>
          <w:b/>
        </w:rPr>
        <w:t>Figure 3:</w:t>
      </w:r>
      <w:r>
        <w:rPr>
          <w:rFonts w:cs="Arial" w:ascii="Arial" w:hAnsi="Arial"/>
        </w:rPr>
        <w:t xml:space="preserve"> </w:t>
      </w:r>
      <w:ins w:id="96" w:author="Linh Dang" w:date="2026-08-10T17:17:40Z">
        <w:r>
          <w:rPr>
            <w:rFonts w:cs="Arial" w:ascii="Arial" w:hAnsi="Arial"/>
            <w:i/>
          </w:rPr>
          <w:t>Benchmarking strategy for evaluating microbial decontamination methods.</w:t>
        </w:r>
      </w:ins>
      <w:ins w:id="97" w:author="Linh Dang" w:date="2026-08-10T17:17:40Z">
        <w:r>
          <w:rPr>
            <w:rFonts w:cs="Arial" w:ascii="Arial" w:hAnsi="Arial"/>
          </w:rPr>
          <w:t xml:space="preserve"> </w:t>
        </w:r>
      </w:ins>
      <w:ins w:id="98" w:author="Linh Dang" w:date="2026-08-10T17:17:40Z">
        <w:r>
          <w:rPr>
            <w:rFonts w:cs="Arial" w:ascii="Arial" w:hAnsi="Arial"/>
            <w:b/>
            <w:bCs/>
          </w:rPr>
          <w:t>A</w:t>
        </w:r>
      </w:ins>
      <w:ins w:id="99" w:author="Linh Dang" w:date="2026-08-10T17:17:40Z">
        <w:r>
          <w:rPr>
            <w:rFonts w:cs="Arial" w:ascii="Arial" w:hAnsi="Arial"/>
          </w:rPr>
          <w:t xml:space="preserve">) Schema that employs NCT survey and technical replicates for the benchmarking of various decontamination methods (more details in Materials and Methods section). </w:t>
        </w:r>
      </w:ins>
      <w:ins w:id="100" w:author="Linh Dang" w:date="2026-08-10T17:17:40Z">
        <w:r>
          <w:rPr>
            <w:rFonts w:cs="Arial" w:ascii="Arial" w:hAnsi="Arial"/>
            <w:b/>
            <w:bCs/>
          </w:rPr>
          <w:t>B-</w:t>
        </w:r>
      </w:ins>
      <w:ins w:id="101" w:author="Linh Dang" w:date="2026-08-10T17:17:40Z">
        <w:r>
          <w:rPr>
            <w:rFonts w:cs="Arial" w:ascii="Arial" w:hAnsi="Arial"/>
            <w:b/>
            <w:bCs/>
          </w:rPr>
          <w:t>C</w:t>
        </w:r>
      </w:ins>
      <w:ins w:id="102" w:author="Linh Dang" w:date="2026-08-10T17:17:40Z">
        <w:r>
          <w:rPr>
            <w:rFonts w:cs="Arial" w:ascii="Arial" w:hAnsi="Arial"/>
          </w:rPr>
          <w:t xml:space="preserve">) Comparison of the four decontamination methods and ND profile using a Wilcoxon signed-rank test based on a composite score </w:t>
        </w:r>
      </w:ins>
      <w:ins w:id="103" w:author="Linh Dang" w:date="2026-08-10T17:17:40Z">
        <w:r>
          <w:rPr>
            <w:rFonts w:cs="Arial" w:ascii="Arial" w:hAnsi="Arial"/>
          </w:rPr>
          <w:t>and</w:t>
        </w:r>
      </w:ins>
      <w:ins w:id="104" w:author="Linh Dang" w:date="2026-08-10T17:17:40Z">
        <w:r>
          <w:rPr>
            <w:rFonts w:cs="Arial" w:ascii="Arial" w:hAnsi="Arial"/>
          </w:rPr>
          <w:t xml:space="preserve"> inter-replicate distance. In composite score, the higher value indicates better </w:t>
        </w:r>
      </w:ins>
      <w:ins w:id="105" w:author="Linh Dang" w:date="2026-08-10T17:17:40Z">
        <w:r>
          <w:rPr>
            <w:rFonts w:eastAsia="Noto Serif CJK SC" w:cs="Arial" w:ascii="Arial" w:hAnsi="Arial"/>
            <w:color w:val="auto"/>
            <w:kern w:val="2"/>
            <w:sz w:val="24"/>
            <w:szCs w:val="24"/>
            <w:lang w:val="en-US" w:eastAsia="zh-CN" w:bidi="hi-IN"/>
            <w14:ligatures w14:val="none"/>
          </w:rPr>
          <w:t>performance.</w:t>
        </w:r>
      </w:ins>
      <w:ins w:id="106" w:author="Linh Dang" w:date="2026-08-10T17:17:40Z">
        <w:r>
          <w:rPr>
            <w:rFonts w:cs="Arial" w:ascii="Arial" w:hAnsi="Arial"/>
          </w:rPr>
          <w:t xml:space="preserve"> On the other hand, lower value in inter-replicate distance reflects a better performance. </w:t>
        </w:r>
      </w:ins>
      <w:ins w:id="107" w:author="Linh Dang" w:date="2026-08-10T17:17:40Z">
        <w:r>
          <w:rPr>
            <w:rFonts w:cs="Arial" w:ascii="Arial" w:hAnsi="Arial"/>
            <w:b/>
            <w:bCs/>
          </w:rPr>
          <w:t>D</w:t>
        </w:r>
      </w:ins>
      <w:ins w:id="108" w:author="Linh Dang" w:date="2026-08-10T17:17:40Z">
        <w:r>
          <w:rPr>
            <w:rFonts w:cs="Arial" w:ascii="Arial" w:hAnsi="Arial"/>
          </w:rPr>
          <w:t>) Overall bacterial composition of the two FF technical replicates and their overlap.</w:t>
        </w:r>
      </w:ins>
      <w:del w:id="109" w:author="Linh Dang" w:date="2026-08-10T17:17:35Z">
        <w:r>
          <w:rPr>
            <w:rFonts w:cs="Arial" w:ascii="Arial" w:hAnsi="Arial"/>
            <w:i/>
          </w:rPr>
          <w:delText>Benchmarking strategy for evaluating microbial decontamination methods.</w:delText>
        </w:r>
      </w:del>
      <w:del w:id="110" w:author="Linh Dang" w:date="2026-08-10T17:17:35Z">
        <w:r>
          <w:rPr>
            <w:rFonts w:cs="Arial" w:ascii="Arial" w:hAnsi="Arial"/>
          </w:rPr>
          <w:delText xml:space="preserve"> A) Experimental design: 18 fresh frozen tumor samples (FF) from KPC mice were sequenced, together with their corresponding negative controls (NCT). Non-decontaminated (ND) profile was decontaminated through four approaches: restrictive, decontam, SCRuB, and Nejman (Nj) et al derived method </w:delText>
        </w:r>
      </w:del>
      <w:sdt>
        <w:sdtPr>
          <w:placeholder>
            <w:docPart w:val="DefaultPlaceholder_-1854013440"/>
          </w:placeholder>
          <w:alias w:val="To edit, see citavi.com/edit"/>
          <w:tag w:val="CitaviPlaceholder#6b7e545a-566b-44e1-8314-54b989b353a2"/>
          <w:id w:val="-1372069971"/>
        </w:sdtPr>
        <w:sdtContent>
          <w:r>
            <w:rPr>
              <w:rFonts w:cs="Arial" w:ascii="Arial" w:hAnsi="Arial"/>
            </w:rPr>
          </w:r>
          <w:del w:id="111" w:author="Linh Dang" w:date="2026-08-10T17:17:35Z">
            <w:r>
              <w:fldChar w:fldCharType="begin"/>
            </w:r>
            <w:r>
              <w:rPr>
                <w:rFonts w:cs="Arial" w:ascii="Arial" w:hAnsi="Arial"/>
              </w:rPr>
              <w:del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mI3ZTU0NWEtNTY2Yi00NGUxLTgzMTQtNTRiOTg5YjM1M2EyIiwiVGV4dCI6Iig2KSIsIldBSVZlcnNpb24iOiI3LjEuMC4xIn0=}</w:delInstrText>
            </w:r>
          </w:del>
          <w:del w:id="112" w:author="Linh Dang" w:date="2026-08-10T17:17:35Z">
            <w:r>
              <w:rPr>
                <w:rFonts w:cs="Arial" w:ascii="Arial" w:hAnsi="Arial"/>
              </w:rPr>
            </w:r>
          </w:del>
          <w:r>
            <w:rPr>
              <w:rFonts w:cs="Arial" w:ascii="Arial" w:hAnsi="Arial"/>
            </w:rPr>
            <w:fldChar w:fldCharType="separate"/>
          </w:r>
          <w:del w:id="113" w:author="Linh Dang" w:date="2026-08-10T17:17:35Z">
            <w:r>
              <w:rPr>
                <w:rFonts w:cs="Arial" w:ascii="Arial" w:hAnsi="Arial"/>
              </w:rPr>
              <w:delText>(6)</w:delText>
            </w:r>
          </w:del>
          <w:del w:id="114" w:author="Linh Dang" w:date="2026-08-10T17:17:35Z">
            <w:r>
              <w:rPr>
                <w:rFonts w:cs="Arial" w:ascii="Arial" w:hAnsi="Arial"/>
              </w:rPr>
            </w:r>
          </w:del>
          <w:r>
            <w:rPr>
              <w:rFonts w:cs="Arial" w:ascii="Arial" w:hAnsi="Arial"/>
            </w:rPr>
            <w:fldChar w:fldCharType="end"/>
          </w:r>
          <w:del w:id="115" w:author="Linh Dang" w:date="2026-08-10T17:17:35Z">
            <w:r>
              <w:rPr>
                <w:rFonts w:cs="Arial" w:ascii="Arial" w:hAnsi="Arial"/>
              </w:rPr>
            </w:r>
          </w:del>
        </w:sdtContent>
      </w:sdt>
      <w:del w:id="116" w:author="Linh Dang" w:date="2026-08-10T17:17:35Z">
        <w:r>
          <w:rPr>
            <w:rFonts w:cs="Arial" w:ascii="Arial" w:hAnsi="Arial"/>
          </w:rPr>
          <w:delText xml:space="preserve">. </w:delText>
        </w:r>
      </w:del>
      <w:del w:id="117" w:author="Linh Dang" w:date="2026-08-10T17:17:35Z">
        <w:r>
          <w:rPr>
            <w:rFonts w:cs="Arial" w:ascii="Arial" w:hAnsi="Arial"/>
          </w:rPr>
          <w:delText>Later ten out of 18 FF tumors from KPC mice were sequenced again as technical replicates by another laboratory person. B) Comparison of the four decontamination methods and ND profile using a Wilcoxon signed-rank test based on a composite score integrating sample bacterial profiles and the longitudinal NCT survey. Higher scores indicate better performance. C) Comparison of decontamination methods based on the compositional distance between technical replicates. Inter-replicate dissimilarity was quantified using Aitchison distance of centered-log ratio transformed data, with pairwise comparisons assessed by paired Wilcoxon signed-rank test on species level. Lower inter-replicate distances indicate higher performance. D)</w:delText>
        </w:r>
      </w:del>
      <w:del w:id="118" w:author="Linh Dang" w:date="2026-08-10T17:17:35Z">
        <w:r>
          <w:rPr/>
          <w:delText xml:space="preserve"> </w:delText>
        </w:r>
      </w:del>
      <w:del w:id="119" w:author="Linh Dang" w:date="2026-08-10T17:17:35Z">
        <w:r>
          <w:rPr>
            <w:rFonts w:cs="Arial" w:ascii="Arial" w:hAnsi="Arial"/>
          </w:rPr>
          <w:delText>Compositional overlap between non-normalized replicates was defined as the proportion of shared taxa relative to the total taxa detected across both replicates. Higher overlap ratios reflect better performance. E) Overall bacterial composition of the two FF technical replicates and their overlap.</w:delText>
        </w:r>
      </w:del>
    </w:p>
    <w:p>
      <w:pPr>
        <w:pStyle w:val="Normal"/>
        <w:spacing w:lineRule="auto" w:line="480"/>
        <w:jc w:val="both"/>
        <w:rPr>
          <w:rFonts w:ascii="Arial" w:hAnsi="Arial" w:cs="Arial"/>
        </w:rPr>
      </w:pPr>
      <w:r>
        <w:rPr>
          <w:rFonts w:cs="Arial" w:ascii="Arial" w:hAnsi="Arial"/>
        </w:rPr>
      </w:r>
    </w:p>
    <w:p>
      <w:pPr>
        <w:pStyle w:val="Caption"/>
        <w:spacing w:lineRule="auto" w:line="480" w:before="120" w:after="120"/>
        <w:jc w:val="both"/>
        <w:rPr>
          <w:rFonts w:ascii="Arial" w:hAnsi="Arial" w:cs="Arial"/>
          <w:i w:val="false"/>
          <w:i w:val="false"/>
        </w:rPr>
      </w:pPr>
      <w:r>
        <w:rPr>
          <w:rFonts w:cs="Arial" w:ascii="Arial" w:hAnsi="Arial"/>
          <w:b/>
          <w:i w:val="false"/>
        </w:rPr>
        <w:t>Figure 4:</w:t>
      </w:r>
      <w:r>
        <w:rPr>
          <w:rFonts w:cs="Arial" w:ascii="Arial" w:hAnsi="Arial"/>
          <w:i w:val="false"/>
        </w:rPr>
        <w:t xml:space="preserve"> </w:t>
      </w:r>
      <w:ins w:id="120" w:author="Linh Dang" w:date="2026-08-10T17:18:42Z">
        <w:r>
          <w:rPr>
            <w:rStyle w:val="Strong"/>
            <w:rFonts w:cs="Arial" w:ascii="Arial" w:hAnsi="Arial"/>
            <w:b w:val="false"/>
            <w:bCs w:val="false"/>
            <w:i w:val="false"/>
          </w:rPr>
          <w:t xml:space="preserve">Comparative analysis of paired fresh frozen (FF) and formalin-fixed paraffin embedded (FFPE) tumor samples. </w:t>
        </w:r>
      </w:ins>
      <w:ins w:id="121" w:author="Linh Dang" w:date="2026-08-10T17:18:42Z">
        <w:r>
          <w:rPr>
            <w:rFonts w:cs="Arial" w:ascii="Arial" w:hAnsi="Arial"/>
            <w:b/>
            <w:bCs/>
            <w:i w:val="false"/>
          </w:rPr>
          <w:t>A</w:t>
        </w:r>
      </w:ins>
      <w:ins w:id="122" w:author="Linh Dang" w:date="2026-08-10T17:18:42Z">
        <w:r>
          <w:rPr>
            <w:rStyle w:val="Strong"/>
            <w:rFonts w:cs="Arial" w:ascii="Arial" w:hAnsi="Arial"/>
            <w:i w:val="false"/>
          </w:rPr>
          <w:t>)</w:t>
        </w:r>
      </w:ins>
      <w:ins w:id="123" w:author="Linh Dang" w:date="2026-08-10T17:18:42Z">
        <w:r>
          <w:rPr>
            <w:rFonts w:cs="Arial" w:ascii="Arial" w:hAnsi="Arial"/>
            <w:i w:val="false"/>
          </w:rPr>
          <w:t xml:space="preserve"> Alpha diversity analyses comparing FFPE samples and the two FF technical replicates across the non-decontaminated (ND) data and four decontamination strategies: restrictive, decontam, SCRuB, and Nejman (Nj) et al derived method </w:t>
        </w:r>
      </w:ins>
      <w:ins w:id="124" w:author="Linh Dang" w:date="2026-08-10T17:18:42Z">
        <w:r>
          <w:fldChar w:fldCharType="begin"/>
        </w:r>
        <w:r>
          <w:rPr>
            <w:i w:val="false"/>
            <w:rFonts w:cs="Arial" w:ascii="Arial" w:hAnsi="Arial"/>
          </w:rPr>
          <w: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Y0NTM3OTQtNzUzZi00ZTM4LThkMmYtM2VmMjA4Yzg5NDE1IiwiVGV4dCI6Iig2KSIsIldBSVZlcnNpb24iOiI3LjEuMC4xIn0=}</w:instrText>
        </w:r>
      </w:ins>
      <w:ins w:id="125" w:author="Linh Dang" w:date="2026-08-10T17:18:42Z">
        <w:r>
          <w:rPr>
            <w:rFonts w:cs="Arial" w:ascii="Arial" w:hAnsi="Arial"/>
            <w:i w:val="false"/>
          </w:rPr>
        </w:r>
      </w:ins>
      <w:r>
        <w:rPr>
          <w:i w:val="false"/>
          <w:rFonts w:cs="Arial" w:ascii="Arial" w:hAnsi="Arial"/>
        </w:rPr>
        <w:fldChar w:fldCharType="separate"/>
      </w:r>
      <w:ins w:id="126" w:author="Linh Dang" w:date="2026-08-10T17:18:42Z">
        <w:r>
          <w:rPr>
            <w:rFonts w:cs="Arial" w:ascii="Arial" w:hAnsi="Arial"/>
            <w:i w:val="false"/>
          </w:rPr>
          <w:t>(6)</w:t>
        </w:r>
      </w:ins>
      <w:ins w:id="127" w:author="Linh Dang" w:date="2026-08-10T17:18:42Z">
        <w:r>
          <w:rPr>
            <w:rFonts w:cs="Arial" w:ascii="Arial" w:hAnsi="Arial"/>
            <w:i w:val="false"/>
          </w:rPr>
        </w:r>
      </w:ins>
      <w:r>
        <w:rPr>
          <w:i w:val="false"/>
          <w:rFonts w:cs="Arial" w:ascii="Arial" w:hAnsi="Arial"/>
        </w:rPr>
        <w:fldChar w:fldCharType="end"/>
      </w:r>
      <w:ins w:id="128" w:author="Linh Dang" w:date="2026-08-10T17:18:42Z">
        <w:r>
          <w:rPr>
            <w:rFonts w:cs="Arial" w:ascii="Arial" w:hAnsi="Arial"/>
            <w:i w:val="false"/>
          </w:rPr>
          <w:t xml:space="preserve">. Diversity was assessed using the number of observed species and the Shannon index. Univariable negative binomial regression for number of observed species and multivariable linear regression for Shannon index were applied. </w:t>
        </w:r>
      </w:ins>
      <w:ins w:id="129" w:author="Linh Dang" w:date="2026-08-10T17:18:42Z">
        <w:r>
          <w:rPr>
            <w:rFonts w:cs="Arial" w:ascii="Arial" w:hAnsi="Arial"/>
            <w:b/>
            <w:bCs/>
            <w:i w:val="false"/>
          </w:rPr>
          <w:t>B</w:t>
        </w:r>
      </w:ins>
      <w:ins w:id="130" w:author="Linh Dang" w:date="2026-08-10T17:18:42Z">
        <w:r>
          <w:rPr>
            <w:rStyle w:val="Strong"/>
            <w:rFonts w:cs="Arial" w:ascii="Arial" w:hAnsi="Arial"/>
            <w:i w:val="false"/>
          </w:rPr>
          <w:t>)</w:t>
        </w:r>
      </w:ins>
      <w:ins w:id="131" w:author="Linh Dang" w:date="2026-08-10T17:18:42Z">
        <w:r>
          <w:rPr>
            <w:rFonts w:cs="Arial" w:ascii="Arial" w:hAnsi="Arial"/>
            <w:i w:val="false"/>
          </w:rPr>
          <w:t xml:space="preserve"> Bray-Curtis dissimilarity of the two FF technical replicates and paired FFPE samples. Samples are colored and grouped by technical replicate. Analyses were performed using  Wrench normalization. The plot is ordinated with Principal Coordinate Analysis (PCoA) and p-values were calculated by PERMANOVA. </w:t>
        </w:r>
      </w:ins>
      <w:ins w:id="132" w:author="Linh Dang" w:date="2026-08-10T17:18:42Z">
        <w:r>
          <w:rPr>
            <w:rFonts w:cs="Arial" w:ascii="Arial" w:hAnsi="Arial"/>
            <w:b/>
            <w:bCs/>
            <w:i w:val="false"/>
          </w:rPr>
          <w:t>C</w:t>
        </w:r>
      </w:ins>
      <w:ins w:id="133" w:author="Linh Dang" w:date="2026-08-10T17:18:42Z">
        <w:r>
          <w:rPr>
            <w:rStyle w:val="Strong"/>
            <w:rFonts w:cs="Arial" w:ascii="Arial" w:hAnsi="Arial"/>
            <w:i w:val="false"/>
          </w:rPr>
          <w:t>)</w:t>
        </w:r>
      </w:ins>
      <w:ins w:id="134" w:author="Linh Dang" w:date="2026-08-10T17:18:42Z">
        <w:r>
          <w:rPr>
            <w:rFonts w:cs="Arial" w:ascii="Arial" w:hAnsi="Arial"/>
            <w:i w:val="false"/>
          </w:rPr>
          <w:t xml:space="preserve"> Overall bacterial composition of FF overlap and FFPE samples without (ND) and with various decontamination.</w:t>
        </w:r>
      </w:ins>
      <w:del w:id="135" w:author="Linh Dang" w:date="2026-08-10T17:18:37Z">
        <w:r>
          <w:rPr>
            <w:rStyle w:val="Strong"/>
            <w:rFonts w:cs="Arial" w:ascii="Arial" w:hAnsi="Arial"/>
            <w:b w:val="false"/>
            <w:bCs w:val="false"/>
          </w:rPr>
          <w:delText>Comparative analysis of paired fresh frozen (FF) and formalin-fixed paraffin embedded (FFPE) tumor samples.</w:delText>
        </w:r>
      </w:del>
      <w:del w:id="136" w:author="Linh Dang" w:date="2026-08-10T17:18:37Z">
        <w:r>
          <w:rPr>
            <w:rStyle w:val="Strong"/>
            <w:rFonts w:cs="Arial" w:ascii="Arial" w:hAnsi="Arial"/>
            <w:b w:val="false"/>
            <w:bCs w:val="false"/>
            <w:i w:val="false"/>
          </w:rPr>
          <w:delText xml:space="preserve"> </w:delText>
        </w:r>
      </w:del>
      <w:del w:id="137" w:author="Linh Dang" w:date="2026-08-10T17:18:37Z">
        <w:r>
          <w:rPr>
            <w:rStyle w:val="Strong"/>
            <w:rFonts w:cs="Arial" w:ascii="Arial" w:hAnsi="Arial"/>
            <w:i w:val="false"/>
          </w:rPr>
          <w:delText>A)</w:delText>
        </w:r>
      </w:del>
      <w:del w:id="138" w:author="Linh Dang" w:date="2026-08-10T17:18:37Z">
        <w:r>
          <w:rPr>
            <w:rFonts w:cs="Arial" w:ascii="Arial" w:hAnsi="Arial"/>
            <w:i w:val="false"/>
          </w:rPr>
          <w:delText xml:space="preserve"> Schematic overview of the study design: Ten paired tumor from KPC mice were profiled by whole 16S rRNA sequencing using both FF and FFPE samples from same tumors. Two independent sequencing runs were performed for the FF samples to generate technical replicates. </w:delText>
        </w:r>
      </w:del>
      <w:del w:id="139" w:author="Linh Dang" w:date="2026-08-10T17:18:37Z">
        <w:r>
          <w:rPr>
            <w:rStyle w:val="Strong"/>
            <w:rFonts w:cs="Arial" w:ascii="Arial" w:hAnsi="Arial"/>
            <w:i w:val="false"/>
          </w:rPr>
          <w:delText>B)</w:delText>
        </w:r>
      </w:del>
      <w:del w:id="140" w:author="Linh Dang" w:date="2026-08-10T17:18:37Z">
        <w:r>
          <w:rPr>
            <w:rFonts w:cs="Arial" w:ascii="Arial" w:hAnsi="Arial"/>
            <w:i w:val="false"/>
          </w:rPr>
          <w:delText xml:space="preserve"> Alpha diversity analyses comparing FFPE samples and the two FF technical replicates across the non-decontaminated (ND) data and four decontamination strategies: restrictive, decontam, SCRuB, and Nejman (Nj) et al derived method </w:delText>
        </w:r>
      </w:del>
      <w:sdt>
        <w:sdtPr>
          <w:placeholder>
            <w:docPart w:val="5AD73C9735294365BC52DB2CA274482A"/>
          </w:placeholder>
          <w:alias w:val="To edit, see citavi.com/edit"/>
          <w:tag w:val="CitaviPlaceholder#46453794-753f-4e38-8d2f-3ef208c89415"/>
          <w:id w:val="2055576590"/>
        </w:sdtPr>
        <w:sdtContent>
          <w:r>
            <w:rPr>
              <w:rFonts w:cs="Arial" w:ascii="Arial" w:hAnsi="Arial"/>
              <w:i w:val="false"/>
            </w:rPr>
          </w:r>
          <w:del w:id="141" w:author="Linh Dang" w:date="2026-08-10T17:18:37Z">
            <w:r>
              <w:fldChar w:fldCharType="begin"/>
            </w:r>
            <w:r>
              <w:rPr>
                <w:i w:val="false"/>
                <w:rFonts w:cs="Arial" w:ascii="Arial" w:hAnsi="Arial"/>
              </w:rPr>
              <w:delInstrText xml:space="preserve">ADDIN CitaviPlaceholder{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}</w:delInstrText>
            </w:r>
          </w:del>
          <w:del w:id="142" w:author="Linh Dang" w:date="2026-08-10T17:18:37Z">
            <w:r>
              <w:rPr>
                <w:rFonts w:cs="Arial" w:ascii="Arial" w:hAnsi="Arial"/>
                <w:i w:val="false"/>
              </w:rPr>
            </w:r>
          </w:del>
          <w:r>
            <w:rPr>
              <w:i w:val="false"/>
              <w:rFonts w:cs="Arial" w:ascii="Arial" w:hAnsi="Arial"/>
            </w:rPr>
            <w:fldChar w:fldCharType="separate"/>
          </w:r>
          <w:del w:id="143" w:author="Linh Dang" w:date="2026-08-10T17:18:37Z">
            <w:r>
              <w:rPr>
                <w:rFonts w:cs="Arial" w:ascii="Arial" w:hAnsi="Arial"/>
                <w:i w:val="false"/>
              </w:rPr>
              <w:delText>(6)</w:delText>
            </w:r>
          </w:del>
          <w:del w:id="144" w:author="Linh Dang" w:date="2026-08-10T17:18:37Z">
            <w:r>
              <w:rPr>
                <w:rFonts w:cs="Arial" w:ascii="Arial" w:hAnsi="Arial"/>
                <w:i w:val="false"/>
              </w:rPr>
            </w:r>
          </w:del>
          <w:r>
            <w:rPr>
              <w:i w:val="false"/>
              <w:rFonts w:cs="Arial" w:ascii="Arial" w:hAnsi="Arial"/>
            </w:rPr>
            <w:fldChar w:fldCharType="end"/>
          </w:r>
          <w:del w:id="145" w:author="Linh Dang" w:date="2026-08-10T17:18:37Z">
            <w:r>
              <w:rPr>
                <w:rFonts w:cs="Arial" w:ascii="Arial" w:hAnsi="Arial"/>
                <w:i w:val="false"/>
              </w:rPr>
            </w:r>
          </w:del>
        </w:sdtContent>
      </w:sdt>
      <w:del w:id="146" w:author="Linh Dang" w:date="2026-08-10T17:18:37Z">
        <w:r>
          <w:rPr>
            <w:rFonts w:cs="Arial" w:ascii="Arial" w:hAnsi="Arial"/>
          </w:rPr>
          <w:delText>.</w:delText>
        </w:r>
      </w:del>
      <w:del w:id="147" w:author="Linh Dang" w:date="2026-08-10T17:18:37Z">
        <w:r>
          <w:rPr>
            <w:rFonts w:cs="Arial" w:ascii="Arial" w:hAnsi="Arial"/>
            <w:i w:val="false"/>
          </w:rPr>
          <w:delText xml:space="preserve"> Diversity was assessed using the number of observed species and the Shannon index. Univariable negative binomial regression for number of observed species and multivariable linear regression for Shannon index were applied. </w:delText>
        </w:r>
      </w:del>
      <w:del w:id="148" w:author="Linh Dang" w:date="2026-08-10T17:18:37Z">
        <w:r>
          <w:rPr>
            <w:rStyle w:val="Strong"/>
            <w:rFonts w:cs="Arial" w:ascii="Arial" w:hAnsi="Arial"/>
            <w:i w:val="false"/>
          </w:rPr>
          <w:delText>C)</w:delText>
        </w:r>
      </w:del>
      <w:del w:id="149" w:author="Linh Dang" w:date="2026-08-10T17:18:37Z">
        <w:r>
          <w:rPr>
            <w:rFonts w:cs="Arial" w:ascii="Arial" w:hAnsi="Arial"/>
            <w:i w:val="false"/>
          </w:rPr>
          <w:delText xml:space="preserve"> Bray-Curtis dissimilarity of the two FF technical replicates and paired FFPE samples. Samples are colored and grouped by technical replicate. Analyses were performed using both Wrench normalization and rarefaction. The plot is ordinated with Principal Coordinate Analysis (PCoA) and p-values were calculated by PERMANOVA. </w:delText>
        </w:r>
      </w:del>
      <w:del w:id="150" w:author="Linh Dang" w:date="2026-08-10T17:18:37Z">
        <w:r>
          <w:rPr>
            <w:rStyle w:val="Strong"/>
            <w:rFonts w:cs="Arial" w:ascii="Arial" w:hAnsi="Arial"/>
            <w:i w:val="false"/>
          </w:rPr>
          <w:delText>D)</w:delText>
        </w:r>
      </w:del>
      <w:del w:id="151" w:author="Linh Dang" w:date="2026-08-10T17:18:37Z">
        <w:r>
          <w:rPr>
            <w:rFonts w:cs="Arial" w:ascii="Arial" w:hAnsi="Arial"/>
            <w:i w:val="false"/>
          </w:rPr>
          <w:delText xml:space="preserve"> Overall bacterial composition of FF overlap and FFPE samples without (ND) and with various decontamination.</w:delText>
        </w:r>
      </w:del>
      <w:r>
        <w:rPr>
          <w:rFonts w:cs="Arial" w:ascii="Arial" w:hAnsi="Arial"/>
          <w:i w:val="false"/>
        </w:rPr>
        <w:t xml:space="preserve"> </w:t>
      </w:r>
    </w:p>
    <w:sectPr>
      <w:type w:val="nextPage"/>
      <w:pgSz w:w="11906" w:h="16838"/>
      <w:pgMar w:left="1417" w:right="1417" w:gutter="0" w:header="0" w:top="1417" w:footer="0" w:bottom="1134"/>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adm_neesse" w:date="2026-08-01T09:30:00Z" w:initials="a">
    <w:p>
      <w:pPr>
        <w:overflowPunct w:val="true"/>
        <w:spacing w:before="0" w:after="0"/>
        <w:rPr/>
      </w:pPr>
      <w:r>
        <w:rPr>
          <w:rFonts w:ascii="Liberation Serif" w:hAnsi="Liberation Serif" w:eastAsia="DejaVu Sans" w:cs="Noto Sans Arabic"/>
          <w:lang w:val="en-US" w:eastAsia="en-US" w:bidi="en-US"/>
        </w:rPr>
        <w:t>327? Siehe results?</w:t>
      </w:r>
    </w:p>
  </w:comment>
  <w:comment w:id="1" w:author="Linh Dang" w:date="2026-07-31T16:23:00Z" w:initials="LD">
    <w:p w14:paraId="01000000">
      <w:pPr>
        <w:overflowPunct w:val="false"/>
        <w:spacing w:before="990" w:after="0"/>
        <w:rPr/>
      </w:pPr>
      <w:r>
        <w:rPr>
          <w:rFonts w:ascii="Liberation Serif" w:hAnsi="Liberation Serif" w:eastAsia="DejaVu Sans" w:cs="Noto Sans Arabic UI"/>
          <w:lang w:val="en-US" w:eastAsia="en-US" w:bidi="en-US"/>
        </w:rPr>
        <w:t>Here I make it clearer that we would like to compare profile of FFPE, both ND and decontaminated ones, against the “ground-truth” profile revealed from 2 FF replicates.</w:t>
      </w:r>
    </w:p>
  </w:comment>
  <w:comment w:id="2" w:author="Christoph Ammer-Herrmenau" w:date="2026-04-25T22:24:00Z" w:initials="CA">
    <w:p>
      <w:pPr>
        <w:overflowPunct w:val="true"/>
        <w:spacing w:before="0" w:after="0"/>
        <w:rPr/>
      </w:pPr>
      <w:r>
        <w:rPr>
          <w:rFonts w:ascii="Liberation Serif" w:hAnsi="Liberation Serif" w:eastAsia="DejaVu Sans" w:cs="Liberation Serif"/>
          <w:lang w:val="en-US" w:eastAsia="en-US" w:bidi="en-US"/>
        </w:rPr>
        <w:t xml:space="preserve">Here we need AS, coverage, qscore from basecalling. Also the KPC mice need to be mentioned. </w:t>
      </w:r>
    </w:p>
  </w:comment>
  <w:comment w:id="3" w:author="Christoph Ammer-Herrmenau" w:date="2026-04-25T22:28:00Z" w:initials="CA">
    <w:p>
      <w:pPr>
        <w:overflowPunct w:val="true"/>
        <w:spacing w:before="0" w:after="0"/>
        <w:rPr/>
      </w:pPr>
      <w:r>
        <w:rPr>
          <w:rFonts w:ascii="Liberation Serif" w:hAnsi="Liberation Serif" w:eastAsia="DejaVu Sans" w:cs="Liberation Serif"/>
          <w:lang w:val="en-US" w:eastAsia="en-US" w:bidi="en-US"/>
        </w:rPr>
        <w:t xml:space="preserve">Trp53R172H and KrasG12D cooperate to promote chromosomal instability and widely metastatic pancreatic ductal adenocarcinoma in mice </w:t>
      </w:r>
    </w:p>
  </w:comment>
  <w:comment w:id="4" w:author="Christoph Ammer-Herrmenau" w:date="2026-04-25T22:33:00Z" w:initials="CA">
    <w:p>
      <w:pPr>
        <w:overflowPunct w:val="true"/>
        <w:spacing w:before="0" w:after="0"/>
        <w:rPr/>
      </w:pPr>
      <w:r>
        <w:rPr>
          <w:rFonts w:ascii="Liberation Serif" w:hAnsi="Liberation Serif" w:eastAsia="DejaVu Sans" w:cs="Liberation Serif"/>
          <w:lang w:val="en-US" w:eastAsia="en-US" w:bidi="en-US"/>
        </w:rPr>
        <w:t xml:space="preserve">Here you can derive the section from our previous publications, like PMID: </w:t>
      </w:r>
      <w:r>
        <w:rPr>
          <w:rFonts w:ascii="Liberation Serif" w:hAnsi="Liberation Serif" w:eastAsia="DejaVu Sans" w:cs="Liberation Serif"/>
          <w:b/>
          <w:bCs/>
          <w:lang w:val="en-US" w:eastAsia="en-US" w:bidi="en-US"/>
        </w:rPr>
        <w:t>37541802</w:t>
      </w:r>
      <w:r>
        <w:rPr>
          <w:rFonts w:ascii="Liberation Serif" w:hAnsi="Liberation Serif" w:eastAsia="DejaVu Sans" w:cs="Liberation Serif"/>
          <w:lang w:val="en-US" w:eastAsia="en-US" w:bidi="en-US"/>
        </w:rPr>
        <w:t xml:space="preserve">. This one should also be cited as well as PMID: </w:t>
      </w:r>
      <w:r>
        <w:rPr>
          <w:rFonts w:ascii="Liberation Serif" w:hAnsi="Liberation Serif" w:eastAsia="DejaVu Sans" w:cs="Liberation Serif"/>
          <w:b/>
          <w:bCs/>
          <w:lang w:val="en-US" w:eastAsia="en-US" w:bidi="en-US"/>
        </w:rPr>
        <w:t>41298102</w:t>
      </w:r>
      <w:r>
        <w:rPr>
          <w:rFonts w:ascii="Liberation Serif" w:hAnsi="Liberation Serif" w:eastAsia="DejaVu Sans" w:cs="Liberation Serif"/>
          <w:lang w:val="en-US" w:eastAsia="en-US" w:bidi="en-US"/>
        </w:rPr>
        <w:t xml:space="preserve"> </w:t>
      </w:r>
    </w:p>
  </w:comment>
  <w:comment w:id="5" w:author="Christoph Ammer-Herrmenau" w:date="2026-04-25T22:22:00Z" w:initials="CA">
    <w:p>
      <w:pPr>
        <w:overflowPunct w:val="true"/>
        <w:spacing w:before="0" w:after="0"/>
        <w:rPr/>
      </w:pPr>
      <w:r>
        <w:rPr>
          <w:rFonts w:ascii="Liberation Serif" w:hAnsi="Liberation Serif" w:eastAsia="DejaVu Sans" w:cs="Liberation Serif"/>
          <w:lang w:val="en-US" w:eastAsia="en-US" w:bidi="en-US"/>
        </w:rPr>
        <w:t>Here I would implement rarefaction curves in supplemental. Furthermore, we need to specify which cut-off for rarefaction was chosen.</w:t>
      </w:r>
    </w:p>
  </w:comment>
  <w:comment w:id="6" w:author="Christoph Ammer-Herrmenau" w:date="2026-04-25T22:21:00Z" w:initials="CA">
    <w:p>
      <w:pPr>
        <w:overflowPunct w:val="true"/>
        <w:spacing w:before="0" w:after="0"/>
        <w:rPr/>
      </w:pPr>
      <w:r>
        <w:rPr>
          <w:rFonts w:ascii="Liberation Serif" w:hAnsi="Liberation Serif" w:eastAsia="DejaVu Sans" w:cs="Liberation Serif"/>
          <w:lang w:val="en-US" w:eastAsia="en-US" w:bidi="en-US"/>
        </w:rPr>
        <w:t xml:space="preserve">Here we need much more infromation: the versions of each decontamination package, prevalence or frequenciy approach for decontam, which threshold was chosen? For Scrub the same which approach and which thresholds. Nejman needs to be explained  in much more details --&gt; different filter strategies and our adjustments. </w:t>
      </w:r>
    </w:p>
  </w:comment>
</w:comments>
</file>

<file path=word/commentsExtended.xml><?xml version="1.0" encoding="utf-8"?>
<w15:commentsEx xmlns:mc="http://schemas.openxmlformats.org/markup-compatibility/2006" xmlns:w15="http://schemas.microsoft.com/office/word/2012/wordml" mc:Ignorable="w15">
  <w15:commentEx w15:paraId="01000000" w15:done="1"/>
</w15:commentsEx>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Arial">
    <w:charset w:val="01"/>
    <w:family w:val="roman"/>
    <w:pitch w:val="variable"/>
  </w:font>
  <w:font w:name="Liberation Sans">
    <w:altName w:val="Arial"/>
    <w:charset w:val="01"/>
    <w:family w:val="roman"/>
    <w:pitch w:val="variable"/>
  </w:font>
  <w:font w:name="Cambria Math">
    <w:charset w:val="01"/>
    <w:family w:val="roman"/>
    <w:pitch w:val="variable"/>
  </w:font>
</w:fonts>
</file>

<file path=word/settings.xml><?xml version="1.0" encoding="utf-8"?>
<w:settings xmlns:w="http://schemas.openxmlformats.org/wordprocessingml/2006/main">
  <w:zoom w:percent="100"/>
  <w:trackRevisions/>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2"/>
        <w:szCs w:val="22"/>
        <w:lang w:val="de-DE"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0"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bf780e"/>
    <w:pPr>
      <w:widowControl/>
      <w:suppressAutoHyphens w:val="true"/>
      <w:bidi w:val="0"/>
      <w:spacing w:lineRule="auto" w:line="240" w:before="0" w:after="200"/>
      <w:jc w:val="left"/>
    </w:pPr>
    <w:rPr>
      <w:rFonts w:ascii="Aptos" w:hAnsi="Aptos" w:eastAsia="Aptos" w:cs="font1299"/>
      <w:color w:val="auto"/>
      <w:kern w:val="0"/>
      <w:sz w:val="24"/>
      <w:szCs w:val="24"/>
      <w:lang w:val="en-US" w:eastAsia="zh-CN" w:bidi="ar-SA"/>
      <w14:ligatures w14:val="none"/>
    </w:rPr>
  </w:style>
  <w:style w:type="paragraph" w:styleId="Heading1">
    <w:name w:val="Heading 1"/>
    <w:basedOn w:val="Normal"/>
    <w:next w:val="Normal"/>
    <w:link w:val="berschrift1Zchn"/>
    <w:uiPriority w:val="9"/>
    <w:qFormat/>
    <w:rsid w:val="00bf780e"/>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berschrift2Zchn"/>
    <w:unhideWhenUsed/>
    <w:qFormat/>
    <w:rsid w:val="00bf780e"/>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berschrift3Zchn"/>
    <w:unhideWhenUsed/>
    <w:qFormat/>
    <w:rsid w:val="00bf780e"/>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berschrift4Zchn"/>
    <w:unhideWhenUsed/>
    <w:qFormat/>
    <w:rsid w:val="00bf780e"/>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berschrift5Zchn"/>
    <w:uiPriority w:val="9"/>
    <w:semiHidden/>
    <w:unhideWhenUsed/>
    <w:qFormat/>
    <w:rsid w:val="00bf780e"/>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berschrift6Zchn"/>
    <w:uiPriority w:val="9"/>
    <w:semiHidden/>
    <w:unhideWhenUsed/>
    <w:qFormat/>
    <w:rsid w:val="00bf780e"/>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berschrift7Zchn"/>
    <w:uiPriority w:val="9"/>
    <w:semiHidden/>
    <w:unhideWhenUsed/>
    <w:qFormat/>
    <w:rsid w:val="00bf780e"/>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berschrift8Zchn"/>
    <w:uiPriority w:val="9"/>
    <w:semiHidden/>
    <w:unhideWhenUsed/>
    <w:qFormat/>
    <w:rsid w:val="00bf780e"/>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berschrift9Zchn"/>
    <w:uiPriority w:val="9"/>
    <w:semiHidden/>
    <w:unhideWhenUsed/>
    <w:qFormat/>
    <w:rsid w:val="00bf780e"/>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semiHidden/>
    <w:unhideWhenUsed/>
    <w:qFormat/>
    <w:rPr/>
  </w:style>
  <w:style w:type="character" w:styleId="berschrift1Zchn" w:customStyle="1">
    <w:name w:val="Überschrift 1 Zchn"/>
    <w:basedOn w:val="DefaultParagraphFont"/>
    <w:link w:val="Heading1"/>
    <w:uiPriority w:val="9"/>
    <w:qFormat/>
    <w:rsid w:val="00bf780e"/>
    <w:rPr>
      <w:rFonts w:ascii="Aptos Display" w:hAnsi="Aptos Display" w:eastAsia="" w:cs="" w:asciiTheme="majorHAnsi" w:cstheme="majorBidi" w:eastAsiaTheme="majorEastAsia" w:hAnsiTheme="majorHAnsi"/>
      <w:color w:themeColor="accent1" w:themeShade="bf" w:val="0F4761"/>
      <w:sz w:val="40"/>
      <w:szCs w:val="40"/>
    </w:rPr>
  </w:style>
  <w:style w:type="character" w:styleId="berschrift2Zchn" w:customStyle="1">
    <w:name w:val="Überschrift 2 Zchn"/>
    <w:basedOn w:val="DefaultParagraphFont"/>
    <w:link w:val="Heading2"/>
    <w:uiPriority w:val="9"/>
    <w:semiHidden/>
    <w:qFormat/>
    <w:rsid w:val="00bf780e"/>
    <w:rPr>
      <w:rFonts w:ascii="Aptos Display" w:hAnsi="Aptos Display" w:eastAsia="" w:cs="" w:asciiTheme="majorHAnsi" w:cstheme="majorBidi" w:eastAsiaTheme="majorEastAsia" w:hAnsiTheme="majorHAnsi"/>
      <w:color w:themeColor="accent1" w:themeShade="bf" w:val="0F4761"/>
      <w:sz w:val="32"/>
      <w:szCs w:val="32"/>
    </w:rPr>
  </w:style>
  <w:style w:type="character" w:styleId="berschrift3Zchn" w:customStyle="1">
    <w:name w:val="Überschrift 3 Zchn"/>
    <w:basedOn w:val="DefaultParagraphFont"/>
    <w:link w:val="Heading3"/>
    <w:uiPriority w:val="9"/>
    <w:semiHidden/>
    <w:qFormat/>
    <w:rsid w:val="00bf780e"/>
    <w:rPr>
      <w:rFonts w:eastAsia="" w:cs="" w:cstheme="majorBidi" w:eastAsiaTheme="majorEastAsia"/>
      <w:color w:themeColor="accent1" w:themeShade="bf" w:val="0F4761"/>
      <w:sz w:val="28"/>
      <w:szCs w:val="28"/>
    </w:rPr>
  </w:style>
  <w:style w:type="character" w:styleId="berschrift4Zchn" w:customStyle="1">
    <w:name w:val="Überschrift 4 Zchn"/>
    <w:basedOn w:val="DefaultParagraphFont"/>
    <w:link w:val="Heading4"/>
    <w:uiPriority w:val="9"/>
    <w:semiHidden/>
    <w:qFormat/>
    <w:rsid w:val="00bf780e"/>
    <w:rPr>
      <w:rFonts w:eastAsia="" w:cs="" w:cstheme="majorBidi" w:eastAsiaTheme="majorEastAsia"/>
      <w:i/>
      <w:iCs/>
      <w:color w:themeColor="accent1" w:themeShade="bf" w:val="0F4761"/>
    </w:rPr>
  </w:style>
  <w:style w:type="character" w:styleId="berschrift5Zchn" w:customStyle="1">
    <w:name w:val="Überschrift 5 Zchn"/>
    <w:basedOn w:val="DefaultParagraphFont"/>
    <w:link w:val="Heading5"/>
    <w:uiPriority w:val="9"/>
    <w:semiHidden/>
    <w:qFormat/>
    <w:rsid w:val="00bf780e"/>
    <w:rPr>
      <w:rFonts w:eastAsia="" w:cs="" w:cstheme="majorBidi" w:eastAsiaTheme="majorEastAsia"/>
      <w:color w:themeColor="accent1" w:themeShade="bf" w:val="0F4761"/>
    </w:rPr>
  </w:style>
  <w:style w:type="character" w:styleId="berschrift6Zchn" w:customStyle="1">
    <w:name w:val="Überschrift 6 Zchn"/>
    <w:basedOn w:val="DefaultParagraphFont"/>
    <w:link w:val="Heading6"/>
    <w:uiPriority w:val="9"/>
    <w:semiHidden/>
    <w:qFormat/>
    <w:rsid w:val="00bf780e"/>
    <w:rPr>
      <w:rFonts w:eastAsia="" w:cs="" w:cstheme="majorBidi" w:eastAsiaTheme="majorEastAsia"/>
      <w:i/>
      <w:iCs/>
      <w:color w:themeColor="text1" w:themeTint="a6" w:val="595959"/>
    </w:rPr>
  </w:style>
  <w:style w:type="character" w:styleId="berschrift7Zchn" w:customStyle="1">
    <w:name w:val="Überschrift 7 Zchn"/>
    <w:basedOn w:val="DefaultParagraphFont"/>
    <w:link w:val="Heading7"/>
    <w:uiPriority w:val="9"/>
    <w:semiHidden/>
    <w:qFormat/>
    <w:rsid w:val="00bf780e"/>
    <w:rPr>
      <w:rFonts w:eastAsia="" w:cs="" w:cstheme="majorBidi" w:eastAsiaTheme="majorEastAsia"/>
      <w:color w:themeColor="text1" w:themeTint="a6" w:val="595959"/>
    </w:rPr>
  </w:style>
  <w:style w:type="character" w:styleId="berschrift8Zchn" w:customStyle="1">
    <w:name w:val="Überschrift 8 Zchn"/>
    <w:basedOn w:val="DefaultParagraphFont"/>
    <w:link w:val="Heading8"/>
    <w:uiPriority w:val="9"/>
    <w:semiHidden/>
    <w:qFormat/>
    <w:rsid w:val="00bf780e"/>
    <w:rPr>
      <w:rFonts w:eastAsia="" w:cs="" w:cstheme="majorBidi" w:eastAsiaTheme="majorEastAsia"/>
      <w:i/>
      <w:iCs/>
      <w:color w:themeColor="text1" w:themeTint="d8" w:val="272727"/>
    </w:rPr>
  </w:style>
  <w:style w:type="character" w:styleId="berschrift9Zchn" w:customStyle="1">
    <w:name w:val="Überschrift 9 Zchn"/>
    <w:basedOn w:val="DefaultParagraphFont"/>
    <w:link w:val="Heading9"/>
    <w:uiPriority w:val="9"/>
    <w:semiHidden/>
    <w:qFormat/>
    <w:rsid w:val="00bf780e"/>
    <w:rPr>
      <w:rFonts w:eastAsia="" w:cs="" w:cstheme="majorBidi" w:eastAsiaTheme="majorEastAsia"/>
      <w:color w:themeColor="text1" w:themeTint="d8" w:val="272727"/>
    </w:rPr>
  </w:style>
  <w:style w:type="character" w:styleId="TitelZchn" w:customStyle="1">
    <w:name w:val="Titel Zchn"/>
    <w:basedOn w:val="DefaultParagraphFont"/>
    <w:link w:val="Title"/>
    <w:uiPriority w:val="10"/>
    <w:qFormat/>
    <w:rsid w:val="00bf780e"/>
    <w:rPr>
      <w:rFonts w:ascii="Aptos Display" w:hAnsi="Aptos Display" w:eastAsia="" w:cs="" w:asciiTheme="majorHAnsi" w:cstheme="majorBidi" w:eastAsiaTheme="majorEastAsia" w:hAnsiTheme="majorHAnsi"/>
      <w:spacing w:val="-10"/>
      <w:kern w:val="2"/>
      <w:sz w:val="56"/>
      <w:szCs w:val="56"/>
    </w:rPr>
  </w:style>
  <w:style w:type="character" w:styleId="UntertitelZchn" w:customStyle="1">
    <w:name w:val="Untertitel Zchn"/>
    <w:basedOn w:val="DefaultParagraphFont"/>
    <w:link w:val="Subtitle"/>
    <w:uiPriority w:val="11"/>
    <w:qFormat/>
    <w:rsid w:val="00bf780e"/>
    <w:rPr>
      <w:rFonts w:eastAsia="" w:cs="" w:cstheme="majorBidi" w:eastAsiaTheme="majorEastAsia"/>
      <w:color w:themeColor="text1" w:themeTint="a6" w:val="595959"/>
      <w:spacing w:val="15"/>
      <w:sz w:val="28"/>
      <w:szCs w:val="28"/>
    </w:rPr>
  </w:style>
  <w:style w:type="character" w:styleId="ZitatZchn" w:customStyle="1">
    <w:name w:val="Zitat Zchn"/>
    <w:basedOn w:val="DefaultParagraphFont"/>
    <w:link w:val="Quote"/>
    <w:uiPriority w:val="29"/>
    <w:qFormat/>
    <w:rsid w:val="00bf780e"/>
    <w:rPr>
      <w:i/>
      <w:iCs/>
      <w:color w:themeColor="text1" w:themeTint="bf" w:val="404040"/>
    </w:rPr>
  </w:style>
  <w:style w:type="character" w:styleId="IntenseEmphasis">
    <w:name w:val="Intense Emphasis"/>
    <w:basedOn w:val="DefaultParagraphFont"/>
    <w:uiPriority w:val="21"/>
    <w:qFormat/>
    <w:rsid w:val="00bf780e"/>
    <w:rPr>
      <w:i/>
      <w:iCs/>
      <w:color w:themeColor="accent1" w:themeShade="bf" w:val="0F4761"/>
    </w:rPr>
  </w:style>
  <w:style w:type="character" w:styleId="IntensivesZitatZchn" w:customStyle="1">
    <w:name w:val="Intensives Zitat Zchn"/>
    <w:basedOn w:val="DefaultParagraphFont"/>
    <w:link w:val="IntenseQuote"/>
    <w:uiPriority w:val="30"/>
    <w:qFormat/>
    <w:rsid w:val="00bf780e"/>
    <w:rPr>
      <w:i/>
      <w:iCs/>
      <w:color w:themeColor="accent1" w:themeShade="bf" w:val="0F4761"/>
    </w:rPr>
  </w:style>
  <w:style w:type="character" w:styleId="IntenseReference">
    <w:name w:val="Intense Reference"/>
    <w:basedOn w:val="DefaultParagraphFont"/>
    <w:uiPriority w:val="32"/>
    <w:qFormat/>
    <w:rsid w:val="00bf780e"/>
    <w:rPr>
      <w:b/>
      <w:bCs/>
      <w:smallCaps/>
      <w:color w:themeColor="accent1" w:themeShade="bf" w:val="0F4761"/>
      <w:spacing w:val="5"/>
    </w:rPr>
  </w:style>
  <w:style w:type="character" w:styleId="Hyperlink">
    <w:name w:val="Hyperlink"/>
    <w:rsid w:val="00bf780e"/>
    <w:rPr>
      <w:color w:val="156082"/>
    </w:rPr>
  </w:style>
  <w:style w:type="character" w:styleId="Strong">
    <w:name w:val="Strong"/>
    <w:qFormat/>
    <w:rsid w:val="00bf780e"/>
    <w:rPr>
      <w:b/>
      <w:bCs/>
    </w:rPr>
  </w:style>
  <w:style w:type="character" w:styleId="Emphasis">
    <w:name w:val="Emphasis"/>
    <w:qFormat/>
    <w:rsid w:val="00bf780e"/>
    <w:rPr>
      <w:i/>
      <w:iCs/>
    </w:rPr>
  </w:style>
  <w:style w:type="character" w:styleId="TextkrperZchn" w:customStyle="1">
    <w:name w:val="Textkörper Zchn"/>
    <w:basedOn w:val="DefaultParagraphFont"/>
    <w:qFormat/>
    <w:rsid w:val="00bf780e"/>
    <w:rPr>
      <w:rFonts w:ascii="Aptos" w:hAnsi="Aptos" w:eastAsia="Aptos" w:cs="font1299"/>
      <w:kern w:val="0"/>
      <w:sz w:val="24"/>
      <w:szCs w:val="24"/>
      <w:lang w:val="en-US" w:eastAsia="zh-CN"/>
      <w14:ligatures w14:val="none"/>
    </w:rPr>
  </w:style>
  <w:style w:type="character" w:styleId="annotationreference">
    <w:name w:val="annotation reference"/>
    <w:uiPriority w:val="99"/>
    <w:semiHidden/>
    <w:unhideWhenUsed/>
    <w:qFormat/>
    <w:rsid w:val="00bf780e"/>
    <w:rPr>
      <w:sz w:val="16"/>
      <w:szCs w:val="16"/>
    </w:rPr>
  </w:style>
  <w:style w:type="character" w:styleId="KommentartextZchn" w:customStyle="1">
    <w:name w:val="Kommentartext Zchn"/>
    <w:basedOn w:val="DefaultParagraphFont"/>
    <w:uiPriority w:val="99"/>
    <w:semiHidden/>
    <w:qFormat/>
    <w:rsid w:val="00bf780e"/>
    <w:rPr>
      <w:rFonts w:ascii="Aptos" w:hAnsi="Aptos" w:eastAsia="Aptos" w:cs="font1299"/>
      <w:kern w:val="0"/>
      <w:sz w:val="20"/>
      <w:szCs w:val="20"/>
      <w:lang w:val="en-US" w:eastAsia="zh-CN"/>
      <w14:ligatures w14:val="none"/>
    </w:rPr>
  </w:style>
  <w:style w:type="character" w:styleId="KommentartextZchn1" w:customStyle="1">
    <w:name w:val="Kommentartext Zchn1"/>
    <w:link w:val="AnnotationText"/>
    <w:uiPriority w:val="99"/>
    <w:qFormat/>
    <w:rsid w:val="00bf780e"/>
    <w:rPr>
      <w:rFonts w:ascii="Aptos" w:hAnsi="Aptos" w:eastAsia="Aptos" w:cs="font1299"/>
      <w:kern w:val="0"/>
      <w:sz w:val="20"/>
      <w:szCs w:val="20"/>
      <w:lang w:val="en-US" w:eastAsia="zh-CN"/>
      <w14:ligatures w14:val="none"/>
    </w:rPr>
  </w:style>
  <w:style w:type="character" w:styleId="PlaceholderText">
    <w:name w:val="Placeholder Text"/>
    <w:basedOn w:val="DefaultParagraphFont"/>
    <w:uiPriority w:val="99"/>
    <w:semiHidden/>
    <w:qFormat/>
    <w:rsid w:val="00bf780e"/>
    <w:rPr>
      <w:color w:val="666666"/>
    </w:rPr>
  </w:style>
  <w:style w:type="character" w:styleId="FirstParagraphZchn" w:customStyle="1">
    <w:name w:val="First Paragraph Zchn"/>
    <w:basedOn w:val="TextkrperZchn"/>
    <w:link w:val="FirstParagraph"/>
    <w:qFormat/>
    <w:rsid w:val="00bf780e"/>
    <w:rPr>
      <w:rFonts w:ascii="Aptos" w:hAnsi="Aptos" w:eastAsia="Aptos" w:cs="font1299"/>
      <w:kern w:val="0"/>
      <w:sz w:val="24"/>
      <w:szCs w:val="24"/>
      <w:lang w:val="en-US" w:eastAsia="zh-CN"/>
      <w14:ligatures w14:val="none"/>
    </w:rPr>
  </w:style>
  <w:style w:type="character" w:styleId="CitaviBibliographyHeadingZchn" w:customStyle="1">
    <w:name w:val="Citavi Bibliography Heading Zchn"/>
    <w:basedOn w:val="FirstParagraphZchn"/>
    <w:link w:val="CitaviBibliographyHeading"/>
    <w:uiPriority w:val="99"/>
    <w:qFormat/>
    <w:rsid w:val="00bf780e"/>
    <w:rPr>
      <w:rFonts w:ascii="Aptos Display" w:hAnsi="Aptos Display" w:eastAsia="" w:cs="" w:asciiTheme="majorHAnsi" w:cstheme="majorBidi" w:eastAsiaTheme="majorEastAsia" w:hAnsiTheme="majorHAnsi"/>
      <w:color w:themeColor="accent1" w:themeShade="bf" w:val="0F4761"/>
      <w:kern w:val="0"/>
      <w:sz w:val="40"/>
      <w:szCs w:val="40"/>
      <w:lang w:val="en-US" w:eastAsia="zh-CN"/>
      <w14:ligatures w14:val="none"/>
    </w:rPr>
  </w:style>
  <w:style w:type="character" w:styleId="CitaviChapterBibliographyHeadingZchn" w:customStyle="1">
    <w:name w:val="Citavi Chapter Bibliography Heading Zchn"/>
    <w:basedOn w:val="FirstParagraphZchn"/>
    <w:link w:val="CitaviChapterBibliographyHeading"/>
    <w:uiPriority w:val="99"/>
    <w:qFormat/>
    <w:rsid w:val="00bf780e"/>
    <w:rPr>
      <w:rFonts w:ascii="Aptos Display" w:hAnsi="Aptos Display" w:eastAsia="" w:cs="" w:asciiTheme="majorHAnsi" w:cstheme="majorBidi" w:eastAsiaTheme="majorEastAsia" w:hAnsiTheme="majorHAnsi"/>
      <w:color w:themeColor="accent1" w:themeShade="bf" w:val="0F4761"/>
      <w:kern w:val="0"/>
      <w:sz w:val="32"/>
      <w:szCs w:val="32"/>
      <w:lang w:val="en-US" w:eastAsia="zh-CN"/>
      <w14:ligatures w14:val="none"/>
    </w:rPr>
  </w:style>
  <w:style w:type="character" w:styleId="CitaviBibliographySubheading1Zchn" w:customStyle="1">
    <w:name w:val="Citavi Bibliography Subheading 1 Zchn"/>
    <w:basedOn w:val="FirstParagraphZchn"/>
    <w:link w:val="CitaviBibliographySubheading1"/>
    <w:uiPriority w:val="99"/>
    <w:qFormat/>
    <w:rsid w:val="00bf780e"/>
    <w:rPr>
      <w:rFonts w:ascii="Arial" w:hAnsi="Arial" w:eastAsia="" w:cs="Arial" w:eastAsiaTheme="majorEastAsia"/>
      <w:color w:themeColor="accent1" w:themeShade="bf" w:val="0F4761"/>
      <w:kern w:val="0"/>
      <w:sz w:val="32"/>
      <w:szCs w:val="32"/>
      <w:lang w:val="en-US" w:eastAsia="zh-CN"/>
      <w14:ligatures w14:val="none"/>
    </w:rPr>
  </w:style>
  <w:style w:type="character" w:styleId="CitaviBibliographySubheading2Zchn" w:customStyle="1">
    <w:name w:val="Citavi Bibliography Subheading 2 Zchn"/>
    <w:basedOn w:val="FirstParagraphZchn"/>
    <w:link w:val="CitaviBibliographySubheading2"/>
    <w:uiPriority w:val="99"/>
    <w:qFormat/>
    <w:rsid w:val="00bf780e"/>
    <w:rPr>
      <w:rFonts w:ascii="Arial" w:hAnsi="Arial" w:eastAsia="" w:cs="Arial" w:eastAsiaTheme="majorEastAsia"/>
      <w:color w:themeColor="accent1" w:themeShade="bf" w:val="0F4761"/>
      <w:kern w:val="0"/>
      <w:sz w:val="28"/>
      <w:szCs w:val="28"/>
      <w:lang w:val="en-US" w:eastAsia="zh-CN"/>
      <w14:ligatures w14:val="none"/>
    </w:rPr>
  </w:style>
  <w:style w:type="character" w:styleId="CitaviBibliographySubheading3Zchn" w:customStyle="1">
    <w:name w:val="Citavi Bibliography Subheading 3 Zchn"/>
    <w:basedOn w:val="FirstParagraphZchn"/>
    <w:link w:val="CitaviBibliographySubheading3"/>
    <w:uiPriority w:val="99"/>
    <w:qFormat/>
    <w:rsid w:val="00bf780e"/>
    <w:rPr>
      <w:rFonts w:ascii="Arial" w:hAnsi="Arial" w:eastAsia="" w:cs="Arial" w:eastAsiaTheme="majorEastAsia"/>
      <w:i/>
      <w:iCs/>
      <w:color w:themeColor="accent1" w:themeShade="bf" w:val="0F4761"/>
      <w:kern w:val="0"/>
      <w:sz w:val="24"/>
      <w:szCs w:val="24"/>
      <w:lang w:val="en-US" w:eastAsia="zh-CN"/>
      <w14:ligatures w14:val="none"/>
    </w:rPr>
  </w:style>
  <w:style w:type="character" w:styleId="CitaviBibliographySubheading4Zchn" w:customStyle="1">
    <w:name w:val="Citavi Bibliography Subheading 4 Zchn"/>
    <w:basedOn w:val="FirstParagraphZchn"/>
    <w:link w:val="CitaviBibliographySubheading4"/>
    <w:uiPriority w:val="99"/>
    <w:qFormat/>
    <w:rsid w:val="00bf780e"/>
    <w:rPr>
      <w:rFonts w:ascii="Arial" w:hAnsi="Arial" w:eastAsia="" w:cs="Arial" w:eastAsiaTheme="majorEastAsia"/>
      <w:color w:themeColor="accent1" w:themeShade="bf" w:val="0F4761"/>
      <w:kern w:val="0"/>
      <w:sz w:val="24"/>
      <w:szCs w:val="24"/>
      <w:lang w:val="en-US" w:eastAsia="zh-CN"/>
      <w14:ligatures w14:val="none"/>
    </w:rPr>
  </w:style>
  <w:style w:type="character" w:styleId="CitaviBibliographySubheading5Zchn" w:customStyle="1">
    <w:name w:val="Citavi Bibliography Subheading 5 Zchn"/>
    <w:basedOn w:val="FirstParagraphZchn"/>
    <w:link w:val="CitaviBibliographySubheading5"/>
    <w:uiPriority w:val="99"/>
    <w:qFormat/>
    <w:rsid w:val="00bf780e"/>
    <w:rPr>
      <w:rFonts w:ascii="Arial" w:hAnsi="Arial" w:eastAsia="" w:cs="Arial" w:eastAsiaTheme="majorEastAsia"/>
      <w:i/>
      <w:iCs/>
      <w:color w:themeColor="text1" w:themeTint="a6" w:val="595959"/>
      <w:kern w:val="0"/>
      <w:sz w:val="24"/>
      <w:szCs w:val="24"/>
      <w:lang w:val="en-US" w:eastAsia="zh-CN"/>
      <w14:ligatures w14:val="none"/>
    </w:rPr>
  </w:style>
  <w:style w:type="character" w:styleId="CitaviBibliographySubheading6Zchn" w:customStyle="1">
    <w:name w:val="Citavi Bibliography Subheading 6 Zchn"/>
    <w:basedOn w:val="FirstParagraphZchn"/>
    <w:link w:val="CitaviBibliographySubheading6"/>
    <w:uiPriority w:val="99"/>
    <w:qFormat/>
    <w:rsid w:val="00bf780e"/>
    <w:rPr>
      <w:rFonts w:ascii="Arial" w:hAnsi="Arial" w:eastAsia="" w:cs="Arial" w:eastAsiaTheme="majorEastAsia"/>
      <w:color w:themeColor="text1" w:themeTint="a6" w:val="595959"/>
      <w:kern w:val="0"/>
      <w:sz w:val="24"/>
      <w:szCs w:val="24"/>
      <w:lang w:val="en-US" w:eastAsia="zh-CN"/>
      <w14:ligatures w14:val="none"/>
    </w:rPr>
  </w:style>
  <w:style w:type="character" w:styleId="CitaviBibliographySubheading7Zchn" w:customStyle="1">
    <w:name w:val="Citavi Bibliography Subheading 7 Zchn"/>
    <w:basedOn w:val="FirstParagraphZchn"/>
    <w:link w:val="CitaviBibliographySubheading7"/>
    <w:uiPriority w:val="99"/>
    <w:qFormat/>
    <w:rsid w:val="00bf780e"/>
    <w:rPr>
      <w:rFonts w:ascii="Arial" w:hAnsi="Arial" w:eastAsia="" w:cs="Arial" w:eastAsiaTheme="majorEastAsia"/>
      <w:i/>
      <w:iCs/>
      <w:color w:themeColor="text1" w:themeTint="d8" w:val="272727"/>
      <w:kern w:val="0"/>
      <w:sz w:val="24"/>
      <w:szCs w:val="24"/>
      <w:lang w:val="en-US" w:eastAsia="zh-CN"/>
      <w14:ligatures w14:val="none"/>
    </w:rPr>
  </w:style>
  <w:style w:type="character" w:styleId="CitaviBibliographySubheading8Zchn" w:customStyle="1">
    <w:name w:val="Citavi Bibliography Subheading 8 Zchn"/>
    <w:basedOn w:val="FirstParagraphZchn"/>
    <w:link w:val="CitaviBibliographySubheading8"/>
    <w:uiPriority w:val="99"/>
    <w:qFormat/>
    <w:rsid w:val="00bf780e"/>
    <w:rPr>
      <w:rFonts w:ascii="Arial" w:hAnsi="Arial" w:eastAsia="" w:cs="Arial" w:eastAsiaTheme="majorEastAsia"/>
      <w:color w:themeColor="text1" w:themeTint="d8" w:val="272727"/>
      <w:kern w:val="0"/>
      <w:sz w:val="24"/>
      <w:szCs w:val="24"/>
      <w:lang w:val="en-US" w:eastAsia="zh-CN"/>
      <w14:ligatures w14:val="none"/>
    </w:rPr>
  </w:style>
  <w:style w:type="character" w:styleId="KommentarthemaZchn" w:customStyle="1">
    <w:name w:val="Kommentarthema Zchn"/>
    <w:basedOn w:val="KommentartextZchn1"/>
    <w:link w:val="annotationsubject"/>
    <w:uiPriority w:val="99"/>
    <w:semiHidden/>
    <w:qFormat/>
    <w:rsid w:val="00c52e4f"/>
    <w:rPr>
      <w:rFonts w:ascii="Aptos" w:hAnsi="Aptos" w:eastAsia="Aptos" w:cs="font1299"/>
      <w:b/>
      <w:bCs/>
      <w:kern w:val="0"/>
      <w:sz w:val="20"/>
      <w:szCs w:val="20"/>
      <w:lang w:val="en-US" w:eastAsia="zh-CN"/>
      <w14:ligatures w14:val="none"/>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TextkrperZchn"/>
    <w:rsid w:val="00bf780e"/>
    <w:pPr>
      <w:spacing w:before="180" w:after="180"/>
    </w:pPr>
    <w:rPr/>
  </w:style>
  <w:style w:type="paragraph" w:styleId="List">
    <w:name w:val="List"/>
    <w:basedOn w:val="BodyText"/>
    <w:pPr/>
    <w:rPr>
      <w:rFonts w:cs="Noto Sans Devanagari"/>
    </w:rPr>
  </w:style>
  <w:style w:type="paragraph" w:styleId="Caption">
    <w:name w:val="Caption"/>
    <w:basedOn w:val="Normal"/>
    <w:qFormat/>
    <w:rsid w:val="008547bb"/>
    <w:pPr>
      <w:suppressLineNumbers/>
      <w:spacing w:before="120" w:after="120"/>
    </w:pPr>
    <w:rPr>
      <w:rFonts w:ascii="Liberation Serif" w:hAnsi="Liberation Serif" w:eastAsia="Noto Serif CJK SC" w:cs="Noto Sans Devanagari"/>
      <w:i/>
      <w:iCs/>
      <w:kern w:val="2"/>
      <w:lang w:bidi="hi-IN"/>
    </w:rPr>
  </w:style>
  <w:style w:type="paragraph" w:styleId="Index">
    <w:name w:val="Index"/>
    <w:basedOn w:val="Normal"/>
    <w:qFormat/>
    <w:pPr>
      <w:suppressLineNumbers/>
    </w:pPr>
    <w:rPr>
      <w:rFonts w:cs="Noto Sans Devanagari"/>
    </w:rPr>
  </w:style>
  <w:style w:type="paragraph" w:styleId="Title">
    <w:name w:val="Title"/>
    <w:basedOn w:val="Normal"/>
    <w:next w:val="Normal"/>
    <w:link w:val="TitelZchn"/>
    <w:uiPriority w:val="10"/>
    <w:qFormat/>
    <w:rsid w:val="00bf780e"/>
    <w:pPr>
      <w:spacing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UntertitelZchn"/>
    <w:uiPriority w:val="11"/>
    <w:qFormat/>
    <w:rsid w:val="00bf780e"/>
    <w:pPr/>
    <w:rPr>
      <w:rFonts w:eastAsia="" w:cs="" w:cstheme="majorBidi" w:eastAsiaTheme="majorEastAsia"/>
      <w:color w:themeColor="text1" w:themeTint="a6" w:val="595959"/>
      <w:spacing w:val="15"/>
      <w:sz w:val="28"/>
      <w:szCs w:val="28"/>
    </w:rPr>
  </w:style>
  <w:style w:type="paragraph" w:styleId="Quote">
    <w:name w:val="Quote"/>
    <w:basedOn w:val="Normal"/>
    <w:next w:val="Normal"/>
    <w:link w:val="ZitatZchn"/>
    <w:uiPriority w:val="29"/>
    <w:qFormat/>
    <w:rsid w:val="00bf780e"/>
    <w:pPr>
      <w:spacing w:before="160" w:after="200"/>
      <w:jc w:val="center"/>
    </w:pPr>
    <w:rPr>
      <w:i/>
      <w:iCs/>
      <w:color w:themeColor="text1" w:themeTint="bf" w:val="404040"/>
    </w:rPr>
  </w:style>
  <w:style w:type="paragraph" w:styleId="ListParagraph">
    <w:name w:val="List Paragraph"/>
    <w:basedOn w:val="Normal"/>
    <w:uiPriority w:val="34"/>
    <w:qFormat/>
    <w:rsid w:val="00bf780e"/>
    <w:pPr>
      <w:spacing w:before="0" w:after="200"/>
      <w:ind w:left="720"/>
      <w:contextualSpacing/>
    </w:pPr>
    <w:rPr/>
  </w:style>
  <w:style w:type="paragraph" w:styleId="IntenseQuote">
    <w:name w:val="Intense Quote"/>
    <w:basedOn w:val="Normal"/>
    <w:next w:val="Normal"/>
    <w:link w:val="IntensivesZitatZchn"/>
    <w:uiPriority w:val="30"/>
    <w:qFormat/>
    <w:rsid w:val="00bf780e"/>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FirstParagraph" w:customStyle="1">
    <w:name w:val="First Paragraph"/>
    <w:basedOn w:val="BodyText"/>
    <w:next w:val="BodyText"/>
    <w:link w:val="FirstParagraphZchn"/>
    <w:qFormat/>
    <w:rsid w:val="00bf780e"/>
    <w:pPr/>
    <w:rPr/>
  </w:style>
  <w:style w:type="paragraph" w:styleId="Literaturverzeichnis1" w:customStyle="1">
    <w:name w:val="Literaturverzeichnis1"/>
    <w:basedOn w:val="Normal"/>
    <w:qFormat/>
    <w:rsid w:val="00bf780e"/>
    <w:pPr/>
    <w:rPr/>
  </w:style>
  <w:style w:type="paragraph" w:styleId="Inhaltsverzeichnisberschrift1" w:customStyle="1">
    <w:name w:val="Inhaltsverzeichnisüberschrift1"/>
    <w:basedOn w:val="Heading1"/>
    <w:next w:val="BodyText"/>
    <w:qFormat/>
    <w:rsid w:val="00bf780e"/>
    <w:pPr>
      <w:spacing w:lineRule="auto" w:line="252" w:before="240" w:after="80"/>
      <w:outlineLvl w:val="9"/>
    </w:pPr>
    <w:rPr>
      <w:rFonts w:ascii="Aptos Display" w:hAnsi="Aptos Display" w:eastAsia="font1299" w:cs="font1299"/>
      <w:color w:themeColor="accent1" w:themeShade="bf" w:val="0F4761"/>
    </w:rPr>
  </w:style>
  <w:style w:type="paragraph" w:styleId="KeinLeerraum1" w:customStyle="1">
    <w:name w:val="Kein Leerraum1"/>
    <w:qFormat/>
    <w:rsid w:val="00bf780e"/>
    <w:pPr>
      <w:widowControl/>
      <w:suppressAutoHyphens w:val="true"/>
      <w:bidi w:val="0"/>
      <w:spacing w:lineRule="auto" w:line="240" w:before="0" w:after="0"/>
      <w:jc w:val="left"/>
    </w:pPr>
    <w:rPr>
      <w:rFonts w:ascii="Aptos" w:hAnsi="Aptos" w:eastAsia="font1299" w:cs="font1299"/>
      <w:color w:val="auto"/>
      <w:kern w:val="0"/>
      <w:sz w:val="22"/>
      <w:szCs w:val="28"/>
      <w:lang w:val="en-US" w:eastAsia="ko-KR" w:bidi="bn-BD"/>
      <w14:ligatures w14:val="none"/>
    </w:rPr>
  </w:style>
  <w:style w:type="paragraph" w:styleId="CitaviBibliographyEntry" w:customStyle="1">
    <w:name w:val="Citavi Bibliography Entry"/>
    <w:basedOn w:val="Normal"/>
    <w:qFormat/>
    <w:rsid w:val="00bf780e"/>
    <w:pPr>
      <w:tabs>
        <w:tab w:val="clear" w:pos="708"/>
        <w:tab w:val="left" w:pos="454" w:leader="none"/>
      </w:tabs>
      <w:spacing w:before="0" w:after="0"/>
      <w:ind w:hanging="454" w:left="454"/>
    </w:pPr>
    <w:rPr/>
  </w:style>
  <w:style w:type="paragraph" w:styleId="AnnotationText">
    <w:name w:val="Annotation Text"/>
    <w:basedOn w:val="Normal"/>
    <w:link w:val="KommentartextZchn1"/>
    <w:uiPriority w:val="99"/>
    <w:unhideWhenUsed/>
    <w:rsid w:val="00bf780e"/>
    <w:pPr/>
    <w:rPr>
      <w:sz w:val="20"/>
      <w:szCs w:val="20"/>
    </w:rPr>
  </w:style>
  <w:style w:type="paragraph" w:styleId="CitaviBibliographyHeading" w:customStyle="1">
    <w:name w:val="Citavi Bibliography Heading"/>
    <w:basedOn w:val="Heading1"/>
    <w:link w:val="CitaviBibliographyHeadingZchn"/>
    <w:uiPriority w:val="99"/>
    <w:qFormat/>
    <w:rsid w:val="00bf780e"/>
    <w:pPr/>
    <w:rPr/>
  </w:style>
  <w:style w:type="paragraph" w:styleId="CitaviChapterBibliographyHeading" w:customStyle="1">
    <w:name w:val="Citavi Chapter Bibliography Heading"/>
    <w:basedOn w:val="Heading2"/>
    <w:link w:val="CitaviChapterBibliographyHeadingZchn"/>
    <w:uiPriority w:val="99"/>
    <w:qFormat/>
    <w:rsid w:val="00bf780e"/>
    <w:pPr/>
    <w:rPr/>
  </w:style>
  <w:style w:type="paragraph" w:styleId="CitaviBibliographySubheading1" w:customStyle="1">
    <w:name w:val="Citavi Bibliography Subheading 1"/>
    <w:basedOn w:val="Heading2"/>
    <w:link w:val="CitaviBibliographySubheading1Zchn"/>
    <w:uiPriority w:val="99"/>
    <w:qFormat/>
    <w:rsid w:val="00bf780e"/>
    <w:pPr>
      <w:spacing w:lineRule="auto" w:line="480"/>
      <w:outlineLvl w:val="9"/>
    </w:pPr>
    <w:rPr>
      <w:rFonts w:ascii="Arial" w:hAnsi="Arial" w:cs="Arial"/>
    </w:rPr>
  </w:style>
  <w:style w:type="paragraph" w:styleId="CitaviBibliographySubheading2" w:customStyle="1">
    <w:name w:val="Citavi Bibliography Subheading 2"/>
    <w:basedOn w:val="Heading3"/>
    <w:link w:val="CitaviBibliographySubheading2Zchn"/>
    <w:uiPriority w:val="99"/>
    <w:qFormat/>
    <w:rsid w:val="00bf780e"/>
    <w:pPr>
      <w:spacing w:lineRule="auto" w:line="480"/>
      <w:outlineLvl w:val="9"/>
    </w:pPr>
    <w:rPr>
      <w:rFonts w:ascii="Arial" w:hAnsi="Arial" w:cs="Arial"/>
    </w:rPr>
  </w:style>
  <w:style w:type="paragraph" w:styleId="CitaviBibliographySubheading3" w:customStyle="1">
    <w:name w:val="Citavi Bibliography Subheading 3"/>
    <w:basedOn w:val="Heading4"/>
    <w:link w:val="CitaviBibliographySubheading3Zchn"/>
    <w:uiPriority w:val="99"/>
    <w:qFormat/>
    <w:rsid w:val="00bf780e"/>
    <w:pPr>
      <w:spacing w:lineRule="auto" w:line="480"/>
      <w:outlineLvl w:val="9"/>
    </w:pPr>
    <w:rPr>
      <w:rFonts w:ascii="Arial" w:hAnsi="Arial" w:cs="Arial"/>
    </w:rPr>
  </w:style>
  <w:style w:type="paragraph" w:styleId="CitaviBibliographySubheading4" w:customStyle="1">
    <w:name w:val="Citavi Bibliography Subheading 4"/>
    <w:basedOn w:val="Heading5"/>
    <w:link w:val="CitaviBibliographySubheading4Zchn"/>
    <w:uiPriority w:val="99"/>
    <w:qFormat/>
    <w:rsid w:val="00bf780e"/>
    <w:pPr>
      <w:spacing w:lineRule="auto" w:line="480"/>
      <w:outlineLvl w:val="9"/>
    </w:pPr>
    <w:rPr>
      <w:rFonts w:ascii="Arial" w:hAnsi="Arial" w:cs="Arial"/>
    </w:rPr>
  </w:style>
  <w:style w:type="paragraph" w:styleId="CitaviBibliographySubheading5" w:customStyle="1">
    <w:name w:val="Citavi Bibliography Subheading 5"/>
    <w:basedOn w:val="Heading6"/>
    <w:link w:val="CitaviBibliographySubheading5Zchn"/>
    <w:uiPriority w:val="99"/>
    <w:qFormat/>
    <w:rsid w:val="00bf780e"/>
    <w:pPr>
      <w:spacing w:lineRule="auto" w:line="480"/>
      <w:outlineLvl w:val="9"/>
    </w:pPr>
    <w:rPr>
      <w:rFonts w:ascii="Arial" w:hAnsi="Arial" w:cs="Arial"/>
    </w:rPr>
  </w:style>
  <w:style w:type="paragraph" w:styleId="CitaviBibliographySubheading6" w:customStyle="1">
    <w:name w:val="Citavi Bibliography Subheading 6"/>
    <w:basedOn w:val="Heading7"/>
    <w:link w:val="CitaviBibliographySubheading6Zchn"/>
    <w:uiPriority w:val="99"/>
    <w:qFormat/>
    <w:rsid w:val="00bf780e"/>
    <w:pPr>
      <w:spacing w:lineRule="auto" w:line="480"/>
      <w:outlineLvl w:val="9"/>
    </w:pPr>
    <w:rPr>
      <w:rFonts w:ascii="Arial" w:hAnsi="Arial" w:cs="Arial"/>
    </w:rPr>
  </w:style>
  <w:style w:type="paragraph" w:styleId="CitaviBibliographySubheading7" w:customStyle="1">
    <w:name w:val="Citavi Bibliography Subheading 7"/>
    <w:basedOn w:val="Heading8"/>
    <w:link w:val="CitaviBibliographySubheading7Zchn"/>
    <w:uiPriority w:val="99"/>
    <w:qFormat/>
    <w:rsid w:val="00bf780e"/>
    <w:pPr>
      <w:spacing w:lineRule="auto" w:line="480"/>
      <w:outlineLvl w:val="9"/>
    </w:pPr>
    <w:rPr>
      <w:rFonts w:ascii="Arial" w:hAnsi="Arial" w:cs="Arial"/>
    </w:rPr>
  </w:style>
  <w:style w:type="paragraph" w:styleId="CitaviBibliographySubheading8" w:customStyle="1">
    <w:name w:val="Citavi Bibliography Subheading 8"/>
    <w:basedOn w:val="Heading9"/>
    <w:link w:val="CitaviBibliographySubheading8Zchn"/>
    <w:uiPriority w:val="99"/>
    <w:qFormat/>
    <w:rsid w:val="00bf780e"/>
    <w:pPr>
      <w:spacing w:lineRule="auto" w:line="480"/>
      <w:outlineLvl w:val="9"/>
    </w:pPr>
    <w:rPr>
      <w:rFonts w:ascii="Arial" w:hAnsi="Arial" w:cs="Arial"/>
    </w:rPr>
  </w:style>
  <w:style w:type="paragraph" w:styleId="annotationsubject">
    <w:name w:val="annotation subject"/>
    <w:basedOn w:val="AnnotationText"/>
    <w:next w:val="AnnotationText"/>
    <w:link w:val="KommentarthemaZchn"/>
    <w:uiPriority w:val="99"/>
    <w:semiHidden/>
    <w:unhideWhenUsed/>
    <w:qFormat/>
    <w:rsid w:val="00c52e4f"/>
    <w:pPr/>
    <w:rPr>
      <w:b/>
      <w:bCs/>
    </w:rPr>
  </w:style>
  <w:style w:type="paragraph" w:styleId="Revision">
    <w:name w:val="Revision"/>
    <w:uiPriority w:val="99"/>
    <w:semiHidden/>
    <w:qFormat/>
    <w:rsid w:val="00fe2916"/>
    <w:pPr>
      <w:widowControl/>
      <w:suppressAutoHyphens w:val="true"/>
      <w:bidi w:val="0"/>
      <w:spacing w:lineRule="auto" w:line="240" w:before="0" w:after="0"/>
      <w:jc w:val="left"/>
    </w:pPr>
    <w:rPr>
      <w:rFonts w:ascii="Aptos" w:hAnsi="Aptos" w:eastAsia="Aptos" w:cs="font1299"/>
      <w:color w:val="auto"/>
      <w:kern w:val="0"/>
      <w:sz w:val="24"/>
      <w:szCs w:val="24"/>
      <w:lang w:val="en-US" w:eastAsia="zh-CN" w:bidi="ar-SA"/>
      <w14:ligatures w14:val="none"/>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christoph.herrmenau@med.uni-goettingen.de" TargetMode="External"/><Relationship Id="rId3" Type="http://schemas.openxmlformats.org/officeDocument/2006/relationships/hyperlink" Target="https://www.sciencedirect.com/topics/agricultural-and-biological-sciences/laboratory-animal" TargetMode="External"/><Relationship Id="rId4" Type="http://schemas.openxmlformats.org/officeDocument/2006/relationships/hyperlink" Target="https://www.sciencedirect.com/topics/agricultural-and-biological-sciences/mouse" TargetMode="External"/><Relationship Id="rId5" Type="http://schemas.openxmlformats.org/officeDocument/2006/relationships/hyperlink" Target="https://www.sciencedirect.com/topics/pharmacology-toxicology-and-pharmaceutical-science/ascites" TargetMode="External"/><Relationship Id="rId6" Type="http://schemas.openxmlformats.org/officeDocument/2006/relationships/hyperlink" Target="https://www.sciencedirect.com/topics/agricultural-and-biological-sciences/cachexia" TargetMode="External"/><Relationship Id="rId7" Type="http://schemas.openxmlformats.org/officeDocument/2006/relationships/hyperlink" Target="https://www.sciencedirect.com/topics/agricultural-and-biological-sciences/body-weight" TargetMode="Externa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glossaryDocument" Target="glossary/document.xml"/>
</Relationships>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Allgemein"/>
          <w:gallery w:val="placeholder"/>
        </w:category>
        <w:types>
          <w:type w:val="bbPlcHdr"/>
        </w:types>
        <w:behaviors>
          <w:behavior w:val="content"/>
        </w:behaviors>
        <w:guid w:val="{9B0A63B4-9268-419F-92D5-91F41DCC8F00}"/>
      </w:docPartPr>
      <w:docPartBody>
        <w:p w:rsidR="00DF408A" w:rsidRDefault="00755378">
          <w:r w:rsidRPr="00672296">
            <w:rPr>
              <w:rStyle w:val="Platzhaltertext"/>
              <w:lang w:eastAsia="en-US"/>
            </w:rPr>
            <w:t>Klicken oder tippen Sie hier, um Text einzugeben.</w:t>
          </w:r>
        </w:p>
      </w:docPartBody>
    </w:docPart>
    <w:docPart>
      <w:docPartPr>
        <w:name w:val="5AD73C9735294365BC52DB2CA274482A"/>
        <w:category>
          <w:name w:val="Allgemein"/>
          <w:gallery w:val="placeholder"/>
        </w:category>
        <w:types>
          <w:type w:val="bbPlcHdr"/>
        </w:types>
        <w:behaviors>
          <w:behavior w:val="content"/>
        </w:behaviors>
        <w:guid w:val="{3146F57C-D1B3-456F-8E15-0D3ECAB695FC}"/>
      </w:docPartPr>
      <w:docPartBody>
        <w:p w:rsidR="004817CC" w:rsidRDefault="00B37789" w:rsidP="00B37789">
          <w:pPr>
            <w:pStyle w:val="5AD73C9735294365BC52DB2CA274482A"/>
          </w:pPr>
          <w:r w:rsidRPr="00672296">
            <w:rPr>
              <w:rStyle w:val="Platzhaltertext"/>
              <w:lang w:eastAsia="en-US"/>
            </w:rPr>
            <w:t>Klicken oder tippen Sie hier, um Text einzugeben.</w:t>
          </w:r>
        </w:p>
      </w:docPartBody>
    </w:docPart>
    <w:docPart>
      <w:docPartPr>
        <w:name w:val="7B2BAC845259485085E909B070619D42"/>
        <w:category>
          <w:name w:val="Allgemein"/>
          <w:gallery w:val="placeholder"/>
        </w:category>
        <w:types>
          <w:type w:val="bbPlcHdr"/>
        </w:types>
        <w:behaviors>
          <w:behavior w:val="content"/>
        </w:behaviors>
        <w:guid w:val="{CA574B3E-D82B-45CA-B56E-FA2DAEC36329}"/>
      </w:docPartPr>
      <w:docPartBody>
        <w:p w:rsidR="002E3272" w:rsidRDefault="004817CC" w:rsidP="004817CC">
          <w:pPr>
            <w:pStyle w:val="7B2BAC845259485085E909B070619D42"/>
          </w:pPr>
          <w:r w:rsidRPr="00672296">
            <w:rPr>
              <w:rStyle w:val="Platzhaltertext"/>
              <w:lang w:eastAsia="en-US"/>
            </w:rPr>
            <w:t>Klicken oder tippen Sie hier, um Text einzugeben.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font1299">
    <w:altName w:val="Calibri"/>
    <w:charset w:val="01"/>
    <w:family w:val="auto"/>
    <w:pitch w:val="variable"/>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iberation Serif">
    <w:altName w:val="Times New Roman"/>
    <w:charset w:val="01"/>
    <w:family w:val="roman"/>
    <w:pitch w:val="variable"/>
  </w:font>
  <w:font w:name="Noto Serif CJK SC">
    <w:charset w:val="01"/>
    <w:family w:val="auto"/>
    <w:pitch w:val="variable"/>
  </w:font>
  <w:font w:name="Noto Sans Devanagari">
    <w:charset w:val="00"/>
    <w:family w:val="swiss"/>
    <w:pitch w:val="variable"/>
    <w:sig w:usb0="80008023" w:usb1="00002046"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DejaVu Sans">
    <w:charset w:val="01"/>
    <w:family w:val="auto"/>
    <w:pitch w:val="variable"/>
  </w:font>
  <w:font w:name="Noto Sans Arabic UI">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378"/>
    <w:rsid w:val="00191ACC"/>
    <w:rsid w:val="00280DED"/>
    <w:rsid w:val="002E3272"/>
    <w:rsid w:val="0039242E"/>
    <w:rsid w:val="003E2A42"/>
    <w:rsid w:val="004817CC"/>
    <w:rsid w:val="00557E05"/>
    <w:rsid w:val="006363F7"/>
    <w:rsid w:val="006447C8"/>
    <w:rsid w:val="00755378"/>
    <w:rsid w:val="00A37AB2"/>
    <w:rsid w:val="00B37789"/>
    <w:rsid w:val="00D8799E"/>
    <w:rsid w:val="00DF408A"/>
    <w:rsid w:val="00F37E9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817CC"/>
    <w:rPr>
      <w:color w:val="666666"/>
    </w:rPr>
  </w:style>
  <w:style w:type="paragraph" w:customStyle="1" w:styleId="5AD73C9735294365BC52DB2CA274482A">
    <w:name w:val="5AD73C9735294365BC52DB2CA274482A"/>
    <w:rsid w:val="00B37789"/>
  </w:style>
  <w:style w:type="paragraph" w:customStyle="1" w:styleId="7B2BAC845259485085E909B070619D42">
    <w:name w:val="7B2BAC845259485085E909B070619D42"/>
    <w:rsid w:val="004817C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r="http://schemas.openxmlformats.org/officeDocument/2006/relationships" name="Offic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513</TotalTime>
  <Application>LibreOffice/24.2.7.2$Linux_X86_64 LibreOffice_project/420$Build-2</Application>
  <AppVersion>15.0000</AppVersion>
  <Pages>28</Pages>
  <Words>6728</Words>
  <Characters>41259</Characters>
  <CharactersWithSpaces>47869</CharactersWithSpaces>
  <Paragraphs>128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2026-08-01T07:19:00Z</dcterms:created>
  <dc:creator>Christoph Ammer-Herrmenau</dc:creator>
  <dc:description/>
  <dc:language>en-US</dc:language>
  <cp:lastModifiedBy>Linh Dang</cp:lastModifiedBy>
  <dcterms:modified xsi:type="dcterms:W3CDTF">2026-08-10T17:21:27Z</dcterms:modified>
  <cp:revision>30</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aviDocumentProperty_0">
    <vt:lpwstr>edf9a7f0-b007-4a19-b326-14eb0ce6a804</vt:lpwstr>
  </property>
  <property fmtid="{D5CDD505-2E9C-101B-9397-08002B2CF9AE}" pid="3" name="CitaviDocumentProperty_1">
    <vt:lpwstr>7.1.0.1</vt:lpwstr>
  </property>
  <property fmtid="{D5CDD505-2E9C-101B-9397-08002B2CF9AE}" pid="4" name="CitaviDocumentProperty_6">
    <vt:lpwstr>True</vt:lpwstr>
  </property>
  <property fmtid="{D5CDD505-2E9C-101B-9397-08002B2CF9AE}" pid="5" name="CitaviDocumentProperty_7">
    <vt:lpwstr>Pankreatitis Mikrobiom</vt:lpwstr>
  </property>
  <property fmtid="{D5CDD505-2E9C-101B-9397-08002B2CF9AE}" pid="6" name="CitaviDocumentProperty_8">
    <vt:lpwstr>CloudProjectKey=rla4x0e5ty3vsymg0x8ejbkj2pg0vxwtjt5nnuaut778q577jkb; ProjectName=Pankreatitis Mikrobiom</vt:lpwstr>
  </property>
</Properties>
</file>