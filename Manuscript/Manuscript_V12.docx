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Inhaltsverzeichnisberschrift1"/>
        <w:spacing w:before="240" w:after="80"/>
        <w:jc w:val="center"/>
        <w:rPr>
          <w:rFonts w:ascii="Arial" w:hAnsi="Arial" w:cs="Arial"/>
        </w:rPr>
      </w:pPr>
      <w:bookmarkStart w:id="0" w:name="Xfe3e84e669e339138484ad6eb518fc11c85c135"/>
      <w:r>
        <w:rPr>
          <w:rFonts w:cs="Arial" w:ascii="Arial" w:hAnsi="Arial"/>
        </w:rPr>
        <w:t>A Benchmarking Framework to Disentangle Contamination from True Intratumoural Microbiota in Pancreatic Ductal Adenocarcinoma Identifies Reliable Signals in Fresh-Frozen but Not FFPE Samples</w:t>
      </w:r>
    </w:p>
    <w:p>
      <w:pPr>
        <w:pStyle w:val="FirstParagraph"/>
        <w:rPr>
          <w:rFonts w:ascii="Arial" w:hAnsi="Arial" w:cs="Arial"/>
        </w:rPr>
      </w:pPr>
      <w:r>
        <w:rPr>
          <w:rFonts w:cs="Arial" w:ascii="Arial" w:hAnsi="Arial"/>
        </w:rPr>
        <w:t>Linh Dang</w:t>
      </w:r>
      <w:r>
        <w:rPr>
          <w:rFonts w:cs="Arial" w:ascii="Arial" w:hAnsi="Arial"/>
          <w:vertAlign w:val="superscript"/>
        </w:rPr>
        <w:t>1, 2</w:t>
      </w:r>
      <w:r>
        <w:rPr>
          <w:rFonts w:cs="Arial" w:ascii="Arial" w:hAnsi="Arial"/>
        </w:rPr>
        <w:t>, Louisa Eskelson</w:t>
      </w:r>
      <w:r>
        <w:rPr>
          <w:rFonts w:cs="Arial" w:ascii="Arial" w:hAnsi="Arial"/>
          <w:vertAlign w:val="superscript"/>
        </w:rPr>
        <w:t>1</w:t>
      </w:r>
      <w:r>
        <w:rPr>
          <w:rFonts w:cs="Arial" w:ascii="Arial" w:hAnsi="Arial"/>
        </w:rPr>
        <w:t>, Jacob Hamm</w:t>
      </w:r>
      <w:r>
        <w:rPr>
          <w:rFonts w:cs="Arial" w:ascii="Arial" w:hAnsi="Arial"/>
          <w:vertAlign w:val="superscript"/>
        </w:rPr>
        <w:t>1</w:t>
      </w:r>
      <w:r>
        <w:rPr>
          <w:rFonts w:cs="Arial" w:ascii="Arial" w:hAnsi="Arial"/>
        </w:rPr>
        <w:t>, Jutta Blumberg</w:t>
      </w:r>
      <w:r>
        <w:rPr>
          <w:rFonts w:cs="Arial" w:ascii="Arial" w:hAnsi="Arial"/>
          <w:vertAlign w:val="superscript"/>
        </w:rPr>
        <w:t>1</w:t>
      </w:r>
      <w:r>
        <w:rPr>
          <w:rFonts w:cs="Arial" w:ascii="Arial" w:hAnsi="Arial"/>
        </w:rPr>
        <w:t>, Ulrike Wegener</w:t>
      </w:r>
      <w:r>
        <w:rPr>
          <w:rFonts w:cs="Arial" w:ascii="Arial" w:hAnsi="Arial"/>
          <w:vertAlign w:val="superscript"/>
        </w:rPr>
        <w:t>1</w:t>
      </w:r>
      <w:r>
        <w:rPr>
          <w:rFonts w:cs="Arial" w:ascii="Arial" w:hAnsi="Arial"/>
        </w:rPr>
        <w:t>, Tim Beißbarth</w:t>
      </w:r>
      <w:r>
        <w:rPr>
          <w:rFonts w:cs="Arial" w:ascii="Arial" w:hAnsi="Arial"/>
          <w:vertAlign w:val="superscript"/>
        </w:rPr>
        <w:t>2</w:t>
      </w:r>
      <w:r>
        <w:rPr>
          <w:rFonts w:cs="Arial" w:ascii="Arial" w:hAnsi="Arial"/>
        </w:rPr>
        <w:t>, Volker Ellenrieder</w:t>
      </w:r>
      <w:r>
        <w:rPr>
          <w:rFonts w:cs="Arial" w:ascii="Arial" w:hAnsi="Arial"/>
          <w:vertAlign w:val="superscript"/>
        </w:rPr>
        <w:t>1</w:t>
      </w:r>
      <w:r>
        <w:rPr>
          <w:rFonts w:cs="Arial" w:ascii="Arial" w:hAnsi="Arial"/>
        </w:rPr>
        <w:t>, Albrecht Neesse</w:t>
      </w:r>
      <w:r>
        <w:rPr>
          <w:rFonts w:cs="Arial" w:ascii="Arial" w:hAnsi="Arial"/>
          <w:vertAlign w:val="superscript"/>
        </w:rPr>
        <w:t>1</w:t>
      </w:r>
      <w:r>
        <w:rPr>
          <w:rFonts w:cs="Arial" w:ascii="Arial" w:hAnsi="Arial"/>
        </w:rPr>
        <w:t>, Christoph Ammer-Herrmenau</w:t>
      </w:r>
      <w:r>
        <w:rPr>
          <w:rFonts w:cs="Arial" w:ascii="Arial" w:hAnsi="Arial"/>
          <w:vertAlign w:val="superscript"/>
        </w:rPr>
        <w:t>1</w:t>
      </w:r>
      <w:r>
        <w:rPr>
          <w:rFonts w:cs="Arial" w:ascii="Arial" w:hAnsi="Arial"/>
        </w:rPr>
        <w:t>*</w:t>
      </w:r>
    </w:p>
    <w:p>
      <w:pPr>
        <w:pStyle w:val="BodyText"/>
        <w:rPr>
          <w:rFonts w:ascii="Arial" w:hAnsi="Arial" w:cs="Arial"/>
        </w:rPr>
      </w:pPr>
      <w:r>
        <w:rPr>
          <w:rFonts w:cs="Arial" w:ascii="Arial" w:hAnsi="Arial"/>
        </w:rPr>
      </w:r>
    </w:p>
    <w:p>
      <w:pPr>
        <w:pStyle w:val="Normal"/>
        <w:jc w:val="both"/>
        <w:rPr>
          <w:rFonts w:ascii="Arial" w:hAnsi="Arial" w:cs="Arial"/>
          <w:vertAlign w:val="superscript"/>
        </w:rPr>
      </w:pPr>
      <w:r>
        <w:rPr>
          <w:rFonts w:cs="Arial" w:ascii="Arial" w:hAnsi="Arial"/>
          <w:vertAlign w:val="superscript"/>
        </w:rPr>
        <w:t xml:space="preserve">1 </w:t>
      </w:r>
      <w:r>
        <w:rPr>
          <w:rFonts w:cs="Arial" w:ascii="Arial" w:hAnsi="Arial"/>
        </w:rPr>
        <w:t>Department of Gastroenterology, gastrointestinal Oncology and Endocrinology, University Medical Center Goettingen, Goettingen, Germany</w:t>
      </w:r>
    </w:p>
    <w:p>
      <w:pPr>
        <w:pStyle w:val="Normal"/>
        <w:spacing w:lineRule="auto" w:line="360"/>
        <w:jc w:val="both"/>
        <w:rPr>
          <w:rFonts w:ascii="Arial" w:hAnsi="Arial" w:cs="Arial"/>
        </w:rPr>
      </w:pPr>
      <w:r>
        <w:rPr>
          <w:rFonts w:cs="Arial" w:ascii="Arial" w:hAnsi="Arial"/>
          <w:vertAlign w:val="superscript"/>
        </w:rPr>
        <w:t xml:space="preserve">2 </w:t>
      </w:r>
      <w:r>
        <w:rPr>
          <w:rFonts w:cs="Arial" w:ascii="Arial" w:hAnsi="Arial"/>
        </w:rPr>
        <w:t>Medical Bioinformatics, University Medical Center Goettingen, Goettingen, Germany</w:t>
      </w:r>
    </w:p>
    <w:p>
      <w:pPr>
        <w:pStyle w:val="BodyText"/>
        <w:rPr>
          <w:rFonts w:ascii="Arial" w:hAnsi="Arial" w:cs="Arial"/>
        </w:rPr>
      </w:pPr>
      <w:r>
        <w:rPr>
          <w:rFonts w:cs="Arial" w:ascii="Arial" w:hAnsi="Arial"/>
        </w:rPr>
      </w:r>
    </w:p>
    <w:p>
      <w:pPr>
        <w:pStyle w:val="BodyText"/>
        <w:rPr>
          <w:rFonts w:ascii="Arial" w:hAnsi="Arial" w:cs="Arial"/>
        </w:rPr>
      </w:pPr>
      <w:r>
        <w:rPr>
          <w:rFonts w:cs="Arial" w:ascii="Arial" w:hAnsi="Arial"/>
        </w:rPr>
        <w:t>*Corresponding author address</w:t>
      </w:r>
    </w:p>
    <w:p>
      <w:pPr>
        <w:pStyle w:val="BodyText"/>
        <w:rPr>
          <w:rFonts w:ascii="Arial" w:hAnsi="Arial" w:cs="Arial"/>
        </w:rPr>
      </w:pPr>
      <w:r>
        <w:rPr>
          <w:rFonts w:cs="Arial" w:ascii="Arial" w:hAnsi="Arial"/>
        </w:rPr>
        <w:t>Christoph Ammer-Herrmenau</w:t>
        <w:br/>
        <w:t>Department of Gastroenterology, gastrointestinal Oncology and Endocrinology</w:t>
        <w:br/>
        <w:t>University Medical Center Goettingen</w:t>
        <w:br/>
        <w:t>Robert-Koch Street 40</w:t>
        <w:br/>
        <w:t>37075 Goettingen</w:t>
        <w:br/>
        <w:t>Germany</w:t>
        <w:br/>
        <w:t>Phone: +49551-3962301</w:t>
        <w:br/>
        <w:t xml:space="preserve">Mail: </w:t>
      </w:r>
      <w:hyperlink r:id="rId2">
        <w:r>
          <w:rPr>
            <w:rStyle w:val="Hyperlink"/>
            <w:rFonts w:cs="Arial" w:ascii="Arial" w:hAnsi="Arial"/>
          </w:rPr>
          <w:t>christoph.herrmenau@med.uni-goettingen.de</w:t>
        </w:r>
      </w:hyperlink>
    </w:p>
    <w:p>
      <w:pPr>
        <w:pStyle w:val="BodyText"/>
        <w:rPr>
          <w:rFonts w:ascii="Arial" w:hAnsi="Arial" w:cs="Arial"/>
        </w:rPr>
      </w:pPr>
      <w:r>
        <w:rPr>
          <w:rFonts w:cs="Arial" w:ascii="Arial" w:hAnsi="Arial"/>
        </w:rPr>
      </w:r>
    </w:p>
    <w:p>
      <w:pPr>
        <w:pStyle w:val="KeinLeerraum1"/>
        <w:spacing w:lineRule="auto" w:line="360" w:before="240" w:after="240"/>
        <w:ind w:right="-357"/>
        <w:jc w:val="both"/>
        <w:rPr>
          <w:rFonts w:ascii="Arial" w:hAnsi="Arial" w:eastAsia="Aptos" w:cs="Arial"/>
          <w:b/>
          <w:szCs w:val="22"/>
          <w:u w:val="single"/>
          <w:lang w:val="en-GB" w:eastAsia="en-US" w:bidi="ar-SA"/>
        </w:rPr>
      </w:pPr>
      <w:r>
        <w:rPr>
          <w:rFonts w:eastAsia="Aptos" w:cs="Arial" w:ascii="Arial" w:hAnsi="Arial"/>
          <w:b/>
          <w:szCs w:val="22"/>
          <w:u w:val="single"/>
          <w:lang w:val="en-GB" w:eastAsia="en-US" w:bidi="ar-SA"/>
        </w:rPr>
        <w:t>Keywords:</w:t>
      </w:r>
      <w:r>
        <w:rPr>
          <w:rFonts w:eastAsia="Aptos" w:cs="Arial" w:ascii="Arial" w:hAnsi="Arial"/>
          <w:szCs w:val="22"/>
          <w:lang w:val="en-GB" w:eastAsia="en-US" w:bidi="ar-SA"/>
        </w:rPr>
        <w:t xml:space="preserve"> pancreatic ductal adenocarcinoma, tumoral microbiome, contamination, negative controls, 16S rRNA sequencing, benchmarking, Oxford Nanopore Technologies, ONT</w:t>
      </w:r>
    </w:p>
    <w:p>
      <w:pPr>
        <w:pStyle w:val="KeinLeerraum1"/>
        <w:spacing w:lineRule="auto" w:line="360" w:before="240" w:after="240"/>
        <w:ind w:right="-357"/>
        <w:jc w:val="both"/>
        <w:rPr>
          <w:rFonts w:ascii="Arial" w:hAnsi="Arial" w:cs="Arial"/>
          <w:b/>
          <w:szCs w:val="22"/>
          <w:u w:val="single"/>
          <w:lang w:val="en-GB"/>
        </w:rPr>
      </w:pPr>
      <w:r>
        <w:rPr>
          <w:rFonts w:eastAsia="Aptos" w:cs="Arial" w:ascii="Arial" w:hAnsi="Arial"/>
          <w:b/>
          <w:szCs w:val="22"/>
          <w:u w:val="single"/>
          <w:lang w:val="en-GB" w:eastAsia="en-US" w:bidi="ar-SA"/>
        </w:rPr>
        <w:t>Funding:</w:t>
      </w:r>
      <w:r>
        <w:rPr>
          <w:rFonts w:eastAsia="Aptos" w:cs="Arial" w:ascii="Arial" w:hAnsi="Arial"/>
          <w:szCs w:val="22"/>
          <w:lang w:val="en-GB" w:eastAsia="en-US" w:bidi="ar-SA"/>
        </w:rPr>
        <w:t xml:space="preserve"> </w:t>
      </w:r>
      <w:r>
        <w:rPr>
          <w:rFonts w:cs="Arial" w:ascii="Arial" w:hAnsi="Arial"/>
          <w:szCs w:val="22"/>
          <w:lang w:val="en-GB"/>
        </w:rPr>
        <w:t>All sequencing costs were covered by intramural funding of University Medical Center Goettingen, Forschungsförderungsprogramm 2021 – Startförderung Klinische Studien.</w:t>
      </w:r>
    </w:p>
    <w:p>
      <w:pPr>
        <w:pStyle w:val="KeinLeerraum1"/>
        <w:spacing w:lineRule="auto" w:line="360" w:before="240" w:after="240"/>
        <w:ind w:right="-357"/>
        <w:jc w:val="both"/>
        <w:rPr>
          <w:rFonts w:ascii="Arial" w:hAnsi="Arial" w:eastAsia="Aptos" w:cs="Arial"/>
          <w:b/>
          <w:szCs w:val="22"/>
          <w:u w:val="single"/>
          <w:lang w:val="en-GB" w:eastAsia="en-US" w:bidi="ar-SA"/>
        </w:rPr>
      </w:pPr>
      <w:r>
        <w:rPr>
          <w:rFonts w:cs="Arial" w:ascii="Arial" w:hAnsi="Arial"/>
          <w:b/>
          <w:szCs w:val="22"/>
          <w:u w:val="single"/>
          <w:lang w:val="en-GB"/>
        </w:rPr>
        <w:t>Competing interests</w:t>
      </w:r>
      <w:r>
        <w:rPr>
          <w:rFonts w:cs="Arial" w:ascii="Arial" w:hAnsi="Arial"/>
          <w:szCs w:val="22"/>
          <w:lang w:val="en-GB"/>
        </w:rPr>
        <w:t>: All authors report no competing interests.</w:t>
      </w:r>
    </w:p>
    <w:p>
      <w:pPr>
        <w:pStyle w:val="KeinLeerraum1"/>
        <w:spacing w:lineRule="auto" w:line="360" w:before="240" w:after="240"/>
        <w:ind w:right="-357"/>
        <w:jc w:val="both"/>
        <w:rPr>
          <w:rFonts w:ascii="Arial" w:hAnsi="Arial" w:cs="Arial"/>
          <w:szCs w:val="22"/>
          <w:lang w:val="en-GB"/>
        </w:rPr>
      </w:pPr>
      <w:r>
        <w:rPr>
          <w:rFonts w:eastAsia="Aptos" w:cs="Arial" w:ascii="Arial" w:hAnsi="Arial"/>
          <w:b/>
          <w:szCs w:val="22"/>
          <w:u w:val="single"/>
          <w:lang w:val="en-GB" w:eastAsia="en-US" w:bidi="ar-SA"/>
        </w:rPr>
        <w:t>Data availability:</w:t>
      </w:r>
      <w:r>
        <w:rPr>
          <w:rFonts w:cs="Arial" w:ascii="Arial" w:hAnsi="Arial"/>
          <w:szCs w:val="22"/>
          <w:lang w:val="en-GB"/>
        </w:rPr>
        <w:t xml:space="preserve"> </w:t>
      </w:r>
      <w:r>
        <w:rPr>
          <w:rFonts w:cs="Arial" w:ascii="Arial" w:hAnsi="Arial"/>
          <w:szCs w:val="22"/>
          <w:highlight w:val="yellow"/>
        </w:rPr>
        <w:t>Data are available in a public, open access repository</w:t>
      </w:r>
      <w:r>
        <w:rPr>
          <w:rFonts w:cs="Arial" w:ascii="Arial" w:hAnsi="Arial"/>
          <w:szCs w:val="22"/>
          <w:highlight w:val="yellow"/>
          <w:lang w:val="en-GB"/>
        </w:rPr>
        <w:t>.</w:t>
      </w:r>
      <w:r>
        <w:rPr>
          <w:rFonts w:cs="Arial" w:ascii="Arial" w:hAnsi="Arial"/>
          <w:szCs w:val="22"/>
          <w:lang w:val="en-GB"/>
        </w:rPr>
        <w:t xml:space="preserve"> </w:t>
      </w:r>
    </w:p>
    <w:p>
      <w:pPr>
        <w:pStyle w:val="Normal"/>
        <w:spacing w:before="0" w:after="0"/>
        <w:rPr>
          <w:rFonts w:ascii="Arial" w:hAnsi="Arial" w:eastAsia="font1299" w:cs="Arial"/>
          <w:sz w:val="22"/>
          <w:szCs w:val="22"/>
          <w:lang w:val="en-GB" w:eastAsia="ko-KR" w:bidi="bn-BD"/>
        </w:rPr>
      </w:pPr>
      <w:r>
        <w:rPr>
          <w:rFonts w:eastAsia="font1299" w:cs="Arial" w:ascii="Arial" w:hAnsi="Arial"/>
          <w:sz w:val="22"/>
          <w:szCs w:val="22"/>
          <w:lang w:val="en-GB" w:eastAsia="ko-KR" w:bidi="bn-BD"/>
        </w:rPr>
      </w:r>
      <w:r>
        <w:br w:type="page"/>
      </w:r>
    </w:p>
    <w:p>
      <w:pPr>
        <w:pStyle w:val="Heading2"/>
        <w:spacing w:before="0" w:after="80"/>
        <w:rPr>
          <w:rFonts w:ascii="Arial" w:hAnsi="Arial" w:cs="Arial"/>
          <w:b/>
          <w:bCs/>
        </w:rPr>
      </w:pPr>
      <w:r>
        <w:rPr>
          <w:rFonts w:cs="Arial" w:ascii="Arial" w:hAnsi="Arial"/>
        </w:rPr>
        <w:t>Abstract</w:t>
      </w:r>
    </w:p>
    <w:p>
      <w:pPr>
        <w:pStyle w:val="FirstParagraph"/>
        <w:spacing w:lineRule="auto" w:line="480"/>
        <w:jc w:val="both"/>
        <w:rPr>
          <w:rFonts w:ascii="Arial" w:hAnsi="Arial" w:cs="Arial"/>
          <w:b/>
          <w:bCs/>
        </w:rPr>
      </w:pPr>
      <w:r>
        <w:rPr>
          <w:rFonts w:cs="Arial" w:ascii="Arial" w:hAnsi="Arial"/>
          <w:b/>
          <w:bCs/>
        </w:rPr>
        <w:t>Background</w:t>
      </w:r>
      <w:r>
        <w:rPr>
          <w:rFonts w:cs="Arial" w:ascii="Arial" w:hAnsi="Arial"/>
        </w:rPr>
        <w:t>: Pancreatic ductal adenocarcinoma (PDAC) harbors a distinct intratumoral microbiome. Yet rigorous characterization of its composition is hampered by pervasive environmental and procedural contamination.  Sources of contamination have not been thoroughly explored, and the methods of contamination removal have not been sufficiently evaluated in a benchmarking manner.</w:t>
      </w:r>
    </w:p>
    <w:p>
      <w:pPr>
        <w:pStyle w:val="BodyText"/>
        <w:spacing w:lineRule="auto" w:line="480"/>
        <w:jc w:val="both"/>
        <w:rPr>
          <w:rFonts w:ascii="Arial" w:hAnsi="Arial" w:cs="Arial"/>
          <w:b/>
          <w:bCs/>
        </w:rPr>
      </w:pPr>
      <w:r>
        <w:rPr>
          <w:rFonts w:cs="Arial" w:ascii="Arial" w:hAnsi="Arial"/>
          <w:b/>
          <w:bCs/>
        </w:rPr>
        <w:t>Methods</w:t>
      </w:r>
      <w:r>
        <w:rPr>
          <w:rFonts w:cs="Arial" w:ascii="Arial" w:hAnsi="Arial"/>
        </w:rPr>
        <w:t>: We systematically collected more than 200 negative control (NCT) samples comprising paraffin from formalin-fixed paraffin-embedded samples, lysis buffer, and sterile water, over period of four years processed by different laboratory persons (LP). All samples were sequenced using the whole 16S rRNA gene sequencing with Oxford-Nanopore Technologies. We benchmarked four decontamination methods (Restrictive filtering, Decontam, SCRuB, and the Nejman-derived (Nj) pipeline) against fresh-frozen PDAC samples from tumor-bearing mice, using above NCT survey to calculate a composite score for the assessment. Further, we validated those methods via technical replica</w:t>
      </w:r>
      <w:ins w:id="0" w:author="Linh Dang" w:date="2026-07-31T13:10:18Z">
        <w:r>
          <w:rPr>
            <w:rFonts w:cs="Arial" w:ascii="Arial" w:hAnsi="Arial"/>
          </w:rPr>
          <w:t>te</w:t>
        </w:r>
      </w:ins>
      <w:r>
        <w:rPr>
          <w:rFonts w:cs="Arial" w:ascii="Arial" w:hAnsi="Arial"/>
        </w:rPr>
        <w:t>s.</w:t>
      </w:r>
    </w:p>
    <w:p>
      <w:pPr>
        <w:pStyle w:val="BodyText"/>
        <w:spacing w:lineRule="auto" w:line="480"/>
        <w:jc w:val="both"/>
        <w:rPr>
          <w:rFonts w:ascii="Arial" w:hAnsi="Arial" w:cs="Arial"/>
          <w:b/>
          <w:bCs/>
        </w:rPr>
      </w:pPr>
      <w:r>
        <w:rPr>
          <w:rFonts w:cs="Arial" w:ascii="Arial" w:hAnsi="Arial"/>
          <w:b/>
          <w:bCs/>
        </w:rPr>
        <w:t>Results</w:t>
      </w:r>
      <w:r>
        <w:rPr>
          <w:rFonts w:cs="Arial" w:ascii="Arial" w:hAnsi="Arial"/>
        </w:rPr>
        <w:t xml:space="preserve">: Microbial profiles of NCT samples were significantly determined by control type, LP, year, and season, reflecting complex batch effects. The </w:t>
      </w:r>
      <w:ins w:id="1" w:author="Linh Dang" w:date="2026-07-31T13:16:57Z">
        <w:r>
          <w:rPr>
            <w:rFonts w:cs="Arial" w:ascii="Arial" w:hAnsi="Arial"/>
          </w:rPr>
          <w:t>15</w:t>
        </w:r>
      </w:ins>
      <w:del w:id="2" w:author="Linh Dang" w:date="2026-07-31T13:16:57Z">
        <w:r>
          <w:rPr>
            <w:rFonts w:cs="Arial" w:ascii="Arial" w:hAnsi="Arial"/>
          </w:rPr>
          <w:delText>20</w:delText>
        </w:r>
      </w:del>
      <w:r>
        <w:rPr>
          <w:rFonts w:cs="Arial" w:ascii="Arial" w:hAnsi="Arial"/>
        </w:rPr>
        <w:t xml:space="preserve"> most abundant contaminant taxa spanned well-characterized environmental genera (e.g., </w:t>
      </w:r>
      <w:r>
        <w:rPr>
          <w:rFonts w:cs="Arial" w:ascii="Arial" w:hAnsi="Arial"/>
          <w:i/>
          <w:iCs/>
        </w:rPr>
        <w:t>Sphingomonas</w:t>
      </w:r>
      <w:r>
        <w:rPr>
          <w:rFonts w:cs="Arial" w:ascii="Arial" w:hAnsi="Arial"/>
        </w:rPr>
        <w:t xml:space="preserve">) and human commensals from oral cavity (e.g., </w:t>
      </w:r>
      <w:r>
        <w:rPr>
          <w:rFonts w:cs="Arial" w:ascii="Arial" w:hAnsi="Arial"/>
          <w:i/>
          <w:iCs/>
        </w:rPr>
        <w:t>Veillonella, Streptococcus</w:t>
      </w:r>
      <w:r>
        <w:rPr>
          <w:rFonts w:cs="Arial" w:ascii="Arial" w:hAnsi="Arial"/>
        </w:rPr>
        <w:t>). The LP processing samples left a significant microbial trace contributing to the batch effect. Decontamination benchmarking demonstrated that the Nj method consistently outperformed alternatives in both composite score and inter-replicate concordance. Application of Nj to fresh frozen PDAC samples substantially reduced contaminant burden while preserving putative tumor-associated signals.</w:t>
      </w:r>
    </w:p>
    <w:p>
      <w:pPr>
        <w:pStyle w:val="BodyText"/>
        <w:spacing w:lineRule="auto" w:line="480"/>
        <w:jc w:val="both"/>
        <w:rPr>
          <w:rFonts w:ascii="Arial" w:hAnsi="Arial" w:cs="Arial"/>
        </w:rPr>
      </w:pPr>
      <w:r>
        <w:rPr>
          <w:rFonts w:cs="Arial" w:ascii="Arial" w:hAnsi="Arial"/>
          <w:b/>
          <w:bCs/>
        </w:rPr>
        <w:t>Conclusions</w:t>
      </w:r>
      <w:r>
        <w:rPr>
          <w:rFonts w:cs="Arial" w:ascii="Arial" w:hAnsi="Arial"/>
        </w:rPr>
        <w:t>: Our results support the adoption of the Nj decontamination approach for future intratumoral microbiome studies in PDAC and provide a reliable, batch effect reducing strategy for low-biomass whole 16S rRNA gene sequencing studies.</w:t>
      </w:r>
    </w:p>
    <w:p>
      <w:pPr>
        <w:pStyle w:val="Heading2"/>
        <w:rPr>
          <w:rFonts w:ascii="Arial" w:hAnsi="Arial" w:cs="Arial"/>
        </w:rPr>
      </w:pPr>
      <w:r>
        <w:rPr>
          <w:rFonts w:cs="Arial" w:ascii="Arial" w:hAnsi="Arial"/>
        </w:rPr>
        <w:t>Introduction</w:t>
      </w:r>
    </w:p>
    <w:p>
      <w:pPr>
        <w:pStyle w:val="Normal"/>
        <w:rPr>
          <w:rFonts w:ascii="Arial" w:hAnsi="Arial" w:cs="Arial"/>
        </w:rPr>
      </w:pPr>
      <w:r>
        <w:rPr/>
        <mc:AlternateContent>
          <mc:Choice Requires="wps">
            <w:drawing>
              <wp:inline distT="0" distB="0" distL="0" distR="0" wp14:anchorId="436FD939">
                <wp:extent cx="5943600" cy="19050"/>
                <wp:effectExtent l="13970" t="10160" r="0" b="0"/>
                <wp:docPr id="1" name="Freihandform: Form 1"/>
                <a:graphic xmlns:a="http://schemas.openxmlformats.org/drawingml/2006/main">
                  <a:graphicData uri="http://schemas.microsoft.com/office/word/2010/wordprocessingShape">
                    <wps:wsp>
                      <wps:cNvSpPr/>
                      <wps:spPr>
                        <a:xfrm>
                          <a:off x="0" y="0"/>
                          <a:ext cx="5943600" cy="19080"/>
                        </a:xfrm>
                        <a:custGeom>
                          <a:avLst/>
                          <a:gdLst/>
                          <a:ahLst/>
                          <a:rect l="l" t="t" r="r" b="b"/>
                          <a:pathLst>
                            <a:path w="0" h="0">
                              <a:moveTo>
                                <a:pt x="0" y="0"/>
                              </a:moveTo>
                              <a:lnTo>
                                <a:pt x="0" y="0"/>
                              </a:lnTo>
                              <a:close/>
                            </a:path>
                          </a:pathLst>
                        </a:custGeom>
                        <a:solidFill>
                          <a:srgbClr val="ffffff"/>
                        </a:solidFill>
                        <a:ln w="9360">
                          <a:solidFill>
                            <a:srgbClr val="000000"/>
                          </a:solidFill>
                          <a:round/>
                        </a:ln>
                      </wps:spPr>
                      <wps:style>
                        <a:lnRef idx="0"/>
                        <a:fillRef idx="0"/>
                        <a:effectRef idx="0"/>
                        <a:fontRef idx="minor"/>
                      </wps:style>
                      <wps:bodyPr/>
                    </wps:wsp>
                  </a:graphicData>
                </a:graphic>
              </wp:inline>
            </w:drawing>
          </mc:Choice>
          <mc:Fallback>
            <w:pict/>
          </mc:Fallback>
        </mc:AlternateContent>
      </w:r>
    </w:p>
    <w:p>
      <w:pPr>
        <w:pStyle w:val="FirstParagraph"/>
        <w:spacing w:lineRule="auto" w:line="480"/>
        <w:jc w:val="both"/>
        <w:rPr>
          <w:rFonts w:ascii="Arial" w:hAnsi="Arial" w:cs="Arial"/>
        </w:rPr>
      </w:pPr>
      <w:r>
        <w:rPr>
          <w:rFonts w:cs="Arial" w:ascii="Arial" w:hAnsi="Arial"/>
        </w:rPr>
        <w:t>The intratumoral microbiome has emerged as a potentially important component of the tumor microenvironment, influencing immune evasion, drug metabolism, and clinical outcomes across multiple cancer types</w:t>
      </w:r>
      <w:sdt>
        <w:sdtPr>
          <w:placeholder>
            <w:docPart w:val="DefaultPlaceholder_-1854013440"/>
          </w:placeholder>
          <w:alias w:val="To edit, see citavi.com/edit"/>
          <w:tag w:val="CitaviPlaceholder#5ac0f6fd-36a5-4f51-9671-72fabff2bdc5"/>
          <w:id w:val="431477598"/>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YjlhNDkyLTBkNmUtNGJlZS04ZWY4LWE4YjNjNzYzMzc2YiIsIlJhbmdlTGVuZ3RoIjoxLCJSZWZlcmVuY2VJZCI6IjNmMWI3OWE2LWY4NDEtNDdlZS04M2E5LWRmYmZlM2E0MjJ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Tk6NTg6NDYiLCJNb2RpZmllZEJ5IjoiX0NocmlzdG9waCBBbW1lci1IZXJybWVuYXUiLCJJZCI6IjA2ZjU0ZDYxLTM3NzYtNGMwYy04MGE5LTc4ZjliMjIwOWQzZSIsIk1vZGlmaWVkT24iOiIyMDI2LTA3LTE2VDE5OjU4OjQ2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UE1DMTI4NjQ5NDEiLCJVcmlTdHJpbmciOiJodHRwczovL3d3dy5uY2JpLm5sbS5uaWguZ292L3BtYy9hcnRpY2xlcy9QTUMxMjg2NDk0MS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}</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1</w:t>
          </w:r>
          <w:r>
            <w:rPr>
              <w:rFonts w:cs="Arial" w:ascii="Arial" w:hAnsi="Arial"/>
            </w:rPr>
          </w:r>
          <w:r>
            <w:rPr>
              <w:rFonts w:cs="Arial" w:ascii="Arial" w:hAnsi="Arial"/>
            </w:rPr>
            <w:fldChar w:fldCharType="end"/>
          </w:r>
          <w:r>
            <w:rPr>
              <w:rFonts w:cs="Arial" w:ascii="Arial" w:hAnsi="Arial"/>
            </w:rPr>
          </w:r>
        </w:sdtContent>
      </w:sdt>
      <w:r>
        <w:rPr>
          <w:rFonts w:cs="Arial" w:ascii="Arial" w:hAnsi="Arial"/>
        </w:rPr>
        <w:t>. To this end, the microbiome is recently considered as one hallmark of cancer</w:t>
      </w:r>
      <w:sdt>
        <w:sdtPr>
          <w:placeholder>
            <w:docPart w:val="DefaultPlaceholder_-1854013440"/>
          </w:placeholder>
          <w:alias w:val="To edit, see citavi.com/edit"/>
          <w:tag w:val="CitaviPlaceholder#3fa768a6-e3ff-41bd-a2b8-5025abd404fc"/>
          <w:id w:val="-584373893"/>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4N2ZjOTJiLWUwY2EtNDY5MS05NGJkLTA0ODEzMWY5ZWI2NCIsIlJhbmdlTGVuZ3RoIjoxLCJSZWZlcmVuY2VJZCI6ImY3YTVmMWQwLThmYWMtNDg4MS04NDBiLTk4OTE1ZDZjZG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91Z2xhcyIsIkxhc3ROYW1lIjoiSGFuYWhhbiIsIlByb3RlY3RlZCI6ZmFsc2UsIlNleCI6MiwiQ3JlYXRlZEJ5IjoiX1VzZXIiLCJDcmVhdGVkT24iOiIyMDE5LTA5LTI3VDA3OjE3OjQwIiwiTW9kaWZpZWRCeSI6Il9Vc2VyIiwiSWQiOiI3YTdlYzliNS04OWE0LTQzYmQtYTQ0Yi02YjY5OTRiZmQ4MDUiLCJNb2RpZmllZE9uIjoiMjAxOS0wOS0yN1QwNzoxNzo0MiIsIlByb2plY3QiOnsiJGlkIjoiOCIsIiR0eXBlIjoiU3dpc3NBY2FkZW1pYy5DaXRhdmkuUHJvamVjdCwgU3dpc3NBY2FkZW1pYy5DaXRhdmkifX1dLCJDaXRhdGlvbktleVVwZGF0ZVR5cGUiOjAsIkNvbGxhYm9yYXRvcnMiOltdLCJEb2kiOiIxMC4xMTU4LzIxNTktODI5MC5DRC0yMS0xMDU5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E1OC8yMTU5LTgyOTAuQ0QtMjEtMTA1OSIsIlVyaVN0cmluZyI6Imh0dHBzOi8vZG9pLm9yZy8xMC4xMTU4LzIxNTktODI5MC5DRC0yMS0xMDU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2</w:t>
          </w:r>
          <w:r>
            <w:rPr>
              <w:rFonts w:cs="Arial" w:ascii="Arial" w:hAnsi="Arial"/>
            </w:rPr>
          </w:r>
          <w:r>
            <w:rPr>
              <w:rFonts w:cs="Arial" w:ascii="Arial" w:hAnsi="Arial"/>
            </w:rPr>
            <w:fldChar w:fldCharType="end"/>
          </w:r>
          <w:r>
            <w:rPr>
              <w:rFonts w:cs="Arial" w:ascii="Arial" w:hAnsi="Arial"/>
            </w:rPr>
          </w:r>
        </w:sdtContent>
      </w:sdt>
      <w:r>
        <w:rPr>
          <w:rFonts w:cs="Arial" w:ascii="Arial" w:hAnsi="Arial"/>
        </w:rPr>
        <w:t>. In pancreatic ductal adenocarcinoma (PDAC), one of the most lethal malignancies, recent studies have reported the presence of distinct intracellular bacterial communities that may contribute to disease pathogenesis and immunosuppression</w:t>
      </w:r>
      <w:sdt>
        <w:sdtPr>
          <w:placeholder>
            <w:docPart w:val="DefaultPlaceholder_-1854013440"/>
          </w:placeholder>
          <w:alias w:val="To edit, see citavi.com/edit"/>
          <w:tag w:val="CitaviPlaceholder#a7806ad7-ecd4-4e91-a6bd-1a2f30c55cfc"/>
          <w:id w:val="1159964086"/>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yNWJkNTVhLTQ4NWYtNGNiOS05MGQyLTA0MjRmMWZmMDQ1ZCIsIlJhbmdlTGVuZ3RoIjoxLCJSZWZlcmVuY2VJZCI6IjFhODA3NTViLTVlOGYtNGZlYi05Njc0LTkzYWZjNTA1MTU2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IiLCIkdHlwZSI6IlN3aXNzQWNhZGVtaWMuQ2l0YXZpLlBlcnNvbiwgU3dpc3NBY2FkZW1pYy5DaXRhdmkiLCJGaXJzdE5hbWUiOiJEZWJvcmFoIiwiTGFzdE5hbWUiOiJOZWptYW4iLCJQcm90ZWN0ZWQiOmZhbHNlLCJTZXgiOjEsIkNyZWF0ZWRCeSI6Il9Vc2VyIiwiQ3JlYXRlZE9uIjoiMjAxOS0wNy0xN1QxMjoyOTowNyIsIk1vZGlmaWVkQnkiOiJfVXNlciIsIklkIjoiMTk2NDk4MGQtYWU5NS00NGMxLWFlMzgtM2ZmOGEzZmZkZDU0IiwiTW9kaWZpZWRPbiI6IjIwMTktMDctMTdUMTI6Mjk6MTEiLCJQcm9qZWN0Ijp7IiRyZWYiOiI4In19LHsiJGlkIjoiNjM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Y0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}</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3–5</w:t>
          </w:r>
          <w:r>
            <w:rPr>
              <w:rFonts w:cs="Arial" w:ascii="Arial" w:hAnsi="Arial"/>
            </w:rPr>
          </w:r>
          <w:r>
            <w:rPr>
              <w:rFonts w:cs="Arial" w:ascii="Arial" w:hAnsi="Arial"/>
            </w:rPr>
            <w:fldChar w:fldCharType="end"/>
          </w:r>
          <w:r>
            <w:rPr>
              <w:rFonts w:cs="Arial" w:ascii="Arial" w:hAnsi="Arial"/>
            </w:rPr>
          </w:r>
        </w:sdtContent>
      </w:sdt>
      <w:r>
        <w:rPr>
          <w:rFonts w:cs="Arial" w:ascii="Arial" w:hAnsi="Arial"/>
        </w:rPr>
        <w:t>. However, a fundamental challenge in tumoral microbiome research is distinguishing genuine tumor resident microorganisms from environmental contaminants introduced during sample collection, processing, and sequencing. Low biomass specimens such as tumor samples are particularly vulnerable to contamination, as trace microbial DNA from reagents, laboratory surfaces, and laboratory personnel (LP) can overwhelm endogenous taxa</w:t>
      </w:r>
      <w:sdt>
        <w:sdtPr>
          <w:placeholder>
            <w:docPart w:val="DefaultPlaceholder_-1854013440"/>
          </w:placeholder>
          <w:alias w:val="To edit, see citavi.com/edit"/>
          <w:tag w:val="CitaviPlaceholder#4295744a-4e55-40b9-a117-9326db16d9ca"/>
          <w:id w:val="1363707357"/>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mNTg2ODIzLWNhMTEtNDQyZS05MTI1LTdlOTRmYTcxOTRhMSIsIlJhbmdlTGVuZ3RoIjox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FQyMjowNzoxMiIsIlByb2plY3QiOnsiJHJlZiI6IjgifX0sIlVzZU51bWJlcmluZ1R5cGVPZlBhcmVudERvY3VtZW50IjpmYWxzZX1dLCJGb3JtYXR0ZWRUZXh0Ijp7IiRpZCI6Ijc2IiwiQ291bnQiOjEsIlRleHRVbml0cyI6W3siJGlkIjoiNzciLCJGb250U3R5bGUiOnsiJGlkIjoiNzgiLCJTdXBlcnNjcmlwdCI6dHJ1ZX0sIlJlYWRpbmdPcmRlciI6MSwiVGV4dCI6IjYifV19LCJUYWciOiJDaXRhdmlQbGFjZWhvbGRlciM0Mjk1NzQ0YS00ZTU1LTQwYjktYTExNy05MzI2ZGIxNmQ5Y2EiLCJUZXh0IjoiNi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Prominent environmental taxa such as </w:t>
      </w:r>
      <w:r>
        <w:rPr>
          <w:rFonts w:cs="Arial" w:ascii="Arial" w:hAnsi="Arial"/>
          <w:bCs/>
          <w:i/>
        </w:rPr>
        <w:t>Sphingomonas</w:t>
      </w:r>
      <w:r>
        <w:rPr>
          <w:rFonts w:cs="Arial" w:ascii="Arial" w:hAnsi="Arial"/>
          <w:bCs/>
        </w:rPr>
        <w:t xml:space="preserve">, </w:t>
      </w:r>
      <w:r>
        <w:rPr>
          <w:rFonts w:cs="Arial" w:ascii="Arial" w:hAnsi="Arial"/>
          <w:bCs/>
          <w:i/>
        </w:rPr>
        <w:t>Ralstonia</w:t>
      </w:r>
      <w:r>
        <w:rPr>
          <w:rFonts w:cs="Arial" w:ascii="Arial" w:hAnsi="Arial"/>
          <w:bCs/>
        </w:rPr>
        <w:t xml:space="preserve">, and </w:t>
      </w:r>
      <w:r>
        <w:rPr>
          <w:rFonts w:cs="Arial" w:ascii="Arial" w:hAnsi="Arial"/>
          <w:bCs/>
          <w:i/>
        </w:rPr>
        <w:t>Pseudomonas</w:t>
      </w:r>
      <w:r>
        <w:rPr>
          <w:rFonts w:cs="Arial" w:ascii="Arial" w:hAnsi="Arial"/>
        </w:rPr>
        <w:t xml:space="preserve"> are routinely detected in negative controls and have been reported as dominant species in tumor microbiome studies that lack rigorous decontamination </w:t>
      </w:r>
      <w:sdt>
        <w:sdtPr>
          <w:placeholder>
            <w:docPart w:val="DefaultPlaceholder_-1854013440"/>
          </w:placeholder>
          <w:alias w:val="To edit, see citavi.com/edit"/>
          <w:tag w:val="CitaviPlaceholder#be8b7bda-5696-4f41-854e-9ff242d1ef7d"/>
          <w:id w:val="-185733620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ZjYyNTBhLTJhMmUtNGVjYi1hMWY4LTk4MzBiYjVmNGU3NSIsIlJhbmdlU3RhcnQiOjEsIlJhbmdlTGVuZ3RoIjoyLCJSZWZlcmVuY2VJZCI6Ijg0ZjIxMjY3LTFlNWQtNGY4MC1iNmZmLTc5MzU4NjEzYThm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3,5,7</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p>
    <w:p>
      <w:pPr>
        <w:pStyle w:val="BodyText"/>
        <w:spacing w:lineRule="auto" w:line="480"/>
        <w:jc w:val="both"/>
        <w:rPr>
          <w:rFonts w:ascii="Arial" w:hAnsi="Arial" w:cs="Arial"/>
        </w:rPr>
      </w:pPr>
      <w:bookmarkStart w:id="1" w:name="introduction"/>
      <w:r>
        <w:rPr>
          <w:rFonts w:cs="Arial" w:ascii="Arial" w:hAnsi="Arial"/>
        </w:rPr>
        <w:t>Several computational decontamination approaches have been proposed to address the contamination problem, including Decontam</w:t>
      </w:r>
      <w:sdt>
        <w:sdtPr>
          <w:placeholder>
            <w:docPart w:val="DefaultPlaceholder_-1854013440"/>
          </w:placeholder>
          <w:alias w:val="To edit, see citavi.com/edit"/>
          <w:tag w:val="CitaviPlaceholder#05454ab6-89b8-478e-afad-e42f5cbb337f"/>
          <w:id w:val="-1259056394"/>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5MGRmMDBmLTViMWItNDkwZS05ZTg5LTY1MzQyMDE3OWVmMiIsIlJhbmdlTGVuZ3RoIjoxLCJSZWZlcmVuY2VJZCI6IjdiMTAxMWFjLWE4NTEtNDAyNy05MmY1LWE5ZDYyZGY0NzZk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1dLCJDaXRhdGlvbktleVVwZGF0ZVR5cGUiOjAsIkNvbGxhYm9yYXRvcnMiOltdLCJDb3ZlclBhdGgiOnsiJGlkIjoiMTMiLCIkdHlwZSI6IlN3aXNzQWNhZGVtaWMuQ2l0YXZpLkxpbmtlZFJlc291cmNlLCBTd2lzc0FjYWRlbWljLkNpdGF2aSIsIkxpbmtlZFJlc291cmNlVHlwZSI6MiwiT3JpZ2luYWxTdHJpbmciOiJDOlxcVXNlcnNcXGNocmlzXFxBcHBEYXRhXFxMb2NhbFxcVGVtcFxcMHEzb2FicmkuanBnIiwiVXJpU3RyaW5nIjoiN2IxMDExYWMtYTg1MS00MDI3LTkyZjUtYTlkNjJkZjQ3NmQw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xMi8xNy8yMDE4IiwiRG9pIjoiMTAuMTE4Ni9zNDAxNjgtMDE4LTA2MDUtMiIsIkVkaXRvcnMiOltdLCJFdmFsdWF0aW9uQ29tcGxleGl0eSI6MCwiRXZhbHVhdGlvblNvdXJjZVRleHRGb3JtYXQiOjAsIkdyb3VwcyI6W10sIkhhc0xhYmVsMSI6ZmFsc2UsIkhhc0xhYmVsMiI6ZmFsc2UsIktleXdvcmRzIjpbXSwiTGFuZ3VhZ2UiOiJlbmciLCJMYW5ndWFnZUNvZGUiOiJlbiI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JQTUM2Mjk4MDA5IiwiVXJpU3RyaW5nIjoiaHR0cHM6Ly93d3cubmNiaS5ubG0ubmloLmdvdi9wbWMvYXJ0aWNsZXMvUE1DNjI5ODAwO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NDgiLCJNb2RpZmllZEJ5IjoiX0NocmlzdG9waCBBbW1lci1IZXJybWVuYXUiLCJJZCI6ImVkYjVjMWI4LTE1NGMtNDIzMy04NjQxLTNkMGNhMzQzMGU5YyIsIk1vZGlmaWVkT24iOiIyMDI2LTA3LTE2VDIwOjA5OjQ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zA1NTg2NjgiLCJVcmlTdHJpbmciOiJodHRwOi8vd3d3Lm5jYmkubmxtLm5paC5nb3YvcHVibWVkLzMwNTU4NjY4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}</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8</w:t>
          </w:r>
          <w:r>
            <w:rPr>
              <w:rFonts w:cs="Arial" w:ascii="Arial" w:hAnsi="Arial"/>
            </w:rPr>
          </w:r>
          <w:r>
            <w:rPr>
              <w:rFonts w:cs="Arial" w:ascii="Arial" w:hAnsi="Arial"/>
            </w:rPr>
            <w:fldChar w:fldCharType="end"/>
          </w:r>
          <w:r>
            <w:rPr>
              <w:rFonts w:cs="Arial" w:ascii="Arial" w:hAnsi="Arial"/>
            </w:rPr>
          </w:r>
        </w:sdtContent>
      </w:sdt>
      <w:r>
        <w:rPr>
          <w:rFonts w:cs="Arial" w:ascii="Arial" w:hAnsi="Arial"/>
        </w:rPr>
        <w:t>, SCRuB</w:t>
      </w:r>
      <w:sdt>
        <w:sdtPr>
          <w:placeholder>
            <w:docPart w:val="DefaultPlaceholder_-1854013440"/>
          </w:placeholder>
          <w:alias w:val="To edit, see citavi.com/edit"/>
          <w:tag w:val="CitaviPlaceholder#dfb813fe-38a8-4fbe-a46d-39ac5795ec5b"/>
          <w:id w:val="732440961"/>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wNzAwYTkyLTcwMjAtNGJmMi04MDkwLWM0OWIzNDA5MDgzYyIsIlJhbmdlTGVuZ3RoIjoxLCJSZWZlcmVuY2VJZCI6ImE3NzYzMTkxLWNiY2YtNGJlMC04ZGViLTdlZDhlYTAzMDBi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TA6NDEiLCJNb2RpZmllZEJ5IjoiX0NocmlzdG9waCBBbW1lci1IZXJybWVuYXUiLCJJZCI6ImRlMmJmY2VlLTc5ZjYtNGJjYS04OTAyLTUzZWMwYWJiNDIyMCIsIk1vZGlmaWVkT24iOiIyMDI2LTA3LTE2VDIwOjEwOjQx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AzOC9zNDE1ODctMDIzLTAxNjk2LXciLCJVcmlTdHJpbmciOiJodHRwczovL2RvaS5vcmcvMTAuMTAzOC9zNDE1ODctMDIzLTAxNjk2LXc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}</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9</w:t>
          </w:r>
          <w:r>
            <w:rPr>
              <w:rFonts w:cs="Arial" w:ascii="Arial" w:hAnsi="Arial"/>
            </w:rPr>
          </w:r>
          <w:r>
            <w:rPr>
              <w:rFonts w:cs="Arial" w:ascii="Arial" w:hAnsi="Arial"/>
            </w:rPr>
            <w:fldChar w:fldCharType="end"/>
          </w:r>
          <w:r>
            <w:rPr>
              <w:rFonts w:cs="Arial" w:ascii="Arial" w:hAnsi="Arial"/>
            </w:rPr>
          </w:r>
        </w:sdtContent>
      </w:sdt>
      <w:r>
        <w:rPr>
          <w:rFonts w:cs="Arial" w:ascii="Arial" w:hAnsi="Arial"/>
        </w:rPr>
        <w:t>, and the strategy employed by Nejman et al. (Nj)</w:t>
      </w:r>
      <w:sdt>
        <w:sdtPr>
          <w:placeholder>
            <w:docPart w:val="DefaultPlaceholder_-1854013440"/>
          </w:placeholder>
          <w:alias w:val="To edit, see citavi.com/edit"/>
          <w:tag w:val="CitaviPlaceholder#8d72d402-9ca4-4596-90e1-87a7cb83013c"/>
          <w:id w:val="92245963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4ZjM5MzVmLWVhMDUtNDNhZC04M2JkLTIwNzNhMmUxOTU0YyIsIlJhbmdlTGVuZ3RoIjox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FQyMjowNzoxMiIsIlByb2plY3QiOnsiJHJlZiI6IjgifX0sIlVzZU51bWJlcmluZ1R5cGVPZlBhcmVudERvY3VtZW50IjpmYWxzZX1dLCJGb3JtYXR0ZWRUZXh0Ijp7IiRpZCI6Ijc2IiwiQ291bnQiOjEsIlRleHRVbml0cyI6W3siJGlkIjoiNzciLCJGb250U3R5bGUiOnsiJGlkIjoiNzgiLCJTdXBlcnNjcmlwdCI6dHJ1ZX0sIlJlYWRpbmdPcmRlciI6MSwiVGV4dCI6IjYifV19LCJUYWciOiJDaXRhdmlQbGFjZWhvbGRlciM4ZDcyZDQwMi05Y2E0LTQ1OTYtOTBlMS04N2E3Y2I4MzAxM2MiLCJUZXh0IjoiNi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These methods differ in their statistical assumptions, required inputs, and aggressiveness of taxon removal. Nevertheless, a systematic, empirical comparison of their performance in the context of PDAC tumor microbiome profiling has been lacking. Here, we present a benchmarking framework that leverages a </w:t>
      </w:r>
      <w:r>
        <w:rPr>
          <w:rFonts w:cs="Arial" w:ascii="Arial" w:hAnsi="Arial"/>
        </w:rPr>
        <w:t>longitudinal collection of negative control (NCT) samples acquired across wet lab processing steps, combined with technical replicates of PDAC tissue samples. We evaluate four decontamination strategies using a novel composite score, balancing taxon yield and purity relative to the NCT-derived contaminant profile, and</w:t>
      </w:r>
      <w:ins w:id="3" w:author="Linh Dang" w:date="2026-07-31T15:09:44Z">
        <w:r>
          <w:rPr>
            <w:rFonts w:cs="Arial" w:ascii="Arial" w:hAnsi="Arial"/>
          </w:rPr>
          <w:t xml:space="preserve"> </w:t>
        </w:r>
      </w:ins>
      <w:ins w:id="4" w:author="Linh Dang" w:date="2026-07-31T15:09:44Z">
        <w:commentRangeStart w:id="0"/>
        <w:r>
          <w:rPr>
            <w:rFonts w:cs="Arial" w:ascii="Arial" w:hAnsi="Arial"/>
          </w:rPr>
          <w:t>orthogonally</w:t>
        </w:r>
      </w:ins>
      <w:ins w:id="5" w:author="Linh Dang" w:date="2026-07-31T15:09:53Z">
        <w:r>
          <w:rPr>
            <w:rFonts w:cs="Arial" w:ascii="Arial" w:hAnsi="Arial"/>
          </w:rPr>
        </w:r>
      </w:ins>
      <w:commentRangeEnd w:id="0"/>
      <w:r>
        <w:commentReference w:id="0"/>
      </w:r>
      <w:r>
        <w:rPr>
          <w:rFonts w:cs="Arial" w:ascii="Arial" w:hAnsi="Arial"/>
        </w:rPr>
        <w:t xml:space="preserve"> validate findings using inter-replicate Aitchison distances. By applying whole 16S rRNA gene sequencing with the Oxford Nanopore Technologies (ONT) platform we are able to perform microbial analysis on species level</w:t>
      </w:r>
      <w:sdt>
        <w:sdtPr>
          <w:placeholder>
            <w:docPart w:val="DefaultPlaceholder_-1854013440"/>
          </w:placeholder>
          <w:alias w:val="To edit, see citavi.com/edit"/>
          <w:tag w:val="CitaviPlaceholder#6f0e4fbd-0777-48d0-b130-bb89f9e47724"/>
          <w:id w:val="1743830471"/>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zYzlhMjdhLTAzN2YtNGIyMC04Mjc0LTg5YjNmYzFhMjZhYyIsIlJhbmdlTGVuZ3RoIjoyLCJSZWZlcmVuY2VJZCI6IjE2OTg3MWVkLTVkYzUtNDQ3Yy1iNGFiLWU3NDE0Yzk3MDY4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y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yNC4wOC4yMDIxIiwiRG9pIjoiMTAuMTEyOC9tU3lzdGVtcy4wMDc1MC0yM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JQTUM4NDA3NDcxIiwiVXJpU3RyaW5nIjoiaHR0cHM6Ly93d3cubmNiaS5ubG0ubmloLmdvdi9wbWMvYXJ0aWNsZXMvUE1DODQwNzQ3MS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DgtMDlUMTk6MTk6MzgiLCJNb2RpZmllZEJ5IjoiX0NocmlzdG9waCBBbW1lci1IZXJybWVuYXUiLCJJZCI6ImU5MDk0ZjQ3LWE0YzQtNDlmMy1hMGZkLThjNGU5MGRkNTM2MCIsIk1vZGlmaWVkT24iOiIyMDIzLTA4LTA5VDE5OjE5OjM4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yOC9tU3lzdGVtcy4wMDc1MC0yMSIsIlVyaVN0cmluZyI6Imh0dHBzOi8vZG9pLm9yZy8xMC4xMTI4L21TeXN0ZW1zLjAwNzUwLTIx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wOC0wOVQxOToxOTozOCIsIk1vZGlmaWVkQnkiOiJfQ2hyaXN0b3BoIEFtbWVyLUhlcnJtZW5hdSIsIklkIjoiMWI3ZDU2NGMtZWZhNi00YmZiLWI3ZmYtYTlkZTk0MDQwZTI2IiwiTW9kaWZpZWRPbiI6IjIwMjMtMDgtMDlUMTk6MTk6Mzg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zNDQyNzUyNyIsIlVyaVN0cmluZyI6Imh0dHA6Ly93d3cubmNiaS5ubG0ubmloLmdvdi9wdWJtZWQvMzQ0Mjc1Mjc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}</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10,11</w:t>
          </w:r>
          <w:r>
            <w:rPr>
              <w:rFonts w:cs="Arial" w:ascii="Arial" w:hAnsi="Arial"/>
            </w:rPr>
          </w:r>
          <w:r>
            <w:rPr>
              <w:rFonts w:cs="Arial" w:ascii="Arial" w:hAnsi="Arial"/>
            </w:rPr>
            <w:fldChar w:fldCharType="end"/>
          </w:r>
          <w:r>
            <w:rPr>
              <w:rFonts w:cs="Arial" w:ascii="Arial" w:hAnsi="Arial"/>
            </w:rPr>
          </w:r>
        </w:sdtContent>
      </w:sdt>
      <w:r>
        <w:rPr>
          <w:rFonts w:cs="Arial" w:ascii="Arial" w:hAnsi="Arial"/>
        </w:rPr>
        <w:t>. This work provides practical guidance for microbiome researchers seeking to generate reliable intratumoral microbial profiles from low-biomass PDAC specimen</w:t>
      </w:r>
      <w:bookmarkEnd w:id="1"/>
      <w:r>
        <w:rPr>
          <w:rFonts w:cs="Arial" w:ascii="Arial" w:hAnsi="Arial"/>
        </w:rPr>
        <w:t>s.</w:t>
      </w:r>
    </w:p>
    <w:p>
      <w:pPr>
        <w:pStyle w:val="Heading2"/>
        <w:rPr>
          <w:rFonts w:ascii="Arial" w:hAnsi="Arial" w:cs="Arial"/>
        </w:rPr>
      </w:pPr>
      <w:bookmarkStart w:id="2" w:name="results"/>
      <w:r>
        <w:rPr>
          <w:rFonts w:cs="Arial" w:ascii="Arial" w:hAnsi="Arial"/>
        </w:rPr>
        <w:t>Results</w:t>
      </w:r>
    </w:p>
    <w:p>
      <w:pPr>
        <w:pStyle w:val="Heading3"/>
        <w:rPr>
          <w:rFonts w:ascii="Arial" w:hAnsi="Arial" w:cs="Arial"/>
        </w:rPr>
      </w:pPr>
      <w:r>
        <w:rPr>
          <w:rFonts w:cs="Arial" w:ascii="Arial" w:hAnsi="Arial"/>
        </w:rPr>
        <w:t>1. A longitudinal contaminant survey reveals a lab-specific contamination profile</w:t>
      </w:r>
    </w:p>
    <w:p>
      <w:pPr>
        <w:pStyle w:val="Heading4"/>
        <w:spacing w:lineRule="auto" w:line="480"/>
        <w:jc w:val="both"/>
        <w:rPr>
          <w:rFonts w:ascii="Arial" w:hAnsi="Arial" w:cs="Arial"/>
        </w:rPr>
      </w:pPr>
      <w:r>
        <w:rPr>
          <w:rFonts w:cs="Arial" w:ascii="Arial" w:hAnsi="Arial"/>
        </w:rPr>
        <w:t xml:space="preserve">1.1 Different negative control types harbor distinct contaminant profiles </w:t>
      </w:r>
    </w:p>
    <w:p>
      <w:pPr>
        <w:pStyle w:val="FirstParagraph"/>
        <w:spacing w:lineRule="auto" w:line="480"/>
        <w:jc w:val="both"/>
        <w:rPr>
          <w:rFonts w:ascii="Arial" w:hAnsi="Arial" w:cs="Arial"/>
        </w:rPr>
      </w:pPr>
      <w:bookmarkStart w:id="3" w:name="negative-control-samples-collection"/>
      <w:r>
        <w:rPr>
          <w:rFonts w:cs="Arial" w:ascii="Arial" w:hAnsi="Arial"/>
        </w:rPr>
        <w:t>To comprehensively characterize the contaminant landscape, we collected 337 NCT samples at each stage of the wet-lab processing pipeline (Fig. 1A), including 78 blank paraffin scratches (paraffin) from formalin-fixed paraffin-embedded samples (FFPE), 207 lysis buffer controls (buffer), and 52 sterile water samples used for diluting PCR-reactions (PCR), yielding an initial pool of 6,017 taxa. To reduce noise, we applied the following filtering steps: (i) samples with fewer than 500 reads were removed from further analyses; and (ii) extremely rare taxa were excluded using the following criteria: a detection threshold of at least 2 reads per sample, presence in at least one sample, and a total abundance of at least 1 × 10</w:t>
      </w:r>
      <w:r>
        <w:rPr>
          <w:rFonts w:cs="Cambria Math" w:ascii="Cambria Math" w:hAnsi="Cambria Math"/>
        </w:rPr>
        <w:t>⁻</w:t>
      </w:r>
      <w:r>
        <w:rPr>
          <w:rFonts w:cs="Arial" w:ascii="Arial" w:hAnsi="Arial"/>
        </w:rPr>
        <w:t>⁶ across all samples, corresponding to 18 reads in our dataset. After filtering, 262 NCT samples remained: 167 buffer controls, 75 paraffin controls, and 20 PCR controls, encompassing 3,073 taxa. These controls were accumulated between 2021 and 2025 (</w:t>
      </w:r>
      <w:r>
        <w:rPr>
          <w:rFonts w:cs="Arial" w:ascii="Arial" w:hAnsi="Arial"/>
          <w:lang w:val="en-GB"/>
        </w:rPr>
        <w:t>Supplementary t</w:t>
      </w:r>
      <w:r>
        <w:rPr>
          <w:rFonts w:cs="Arial" w:ascii="Arial" w:hAnsi="Arial"/>
        </w:rPr>
        <w:t>able S1). Relevant batch covariates include processing laboratory personnel (LP), season and year (</w:t>
      </w:r>
      <w:commentRangeStart w:id="1"/>
      <w:r>
        <w:rPr>
          <w:rFonts w:cs="Arial" w:ascii="Arial" w:hAnsi="Arial"/>
        </w:rPr>
        <w:t>Fig</w:t>
      </w:r>
      <w:ins w:id="6" w:author="Linh Dang" w:date="2026-07-31T15:15:44Z">
        <w:r>
          <w:rPr>
            <w:rFonts w:cs="Arial" w:ascii="Arial" w:hAnsi="Arial"/>
          </w:rPr>
          <w:t>.</w:t>
        </w:r>
      </w:ins>
      <w:del w:id="7" w:author="Linh Dang" w:date="2026-07-31T15:15:42Z">
        <w:bookmarkEnd w:id="3"/>
        <w:r>
          <w:rPr>
            <w:rFonts w:cs="Arial" w:ascii="Arial" w:hAnsi="Arial"/>
          </w:rPr>
          <w:delText>ure</w:delText>
        </w:r>
      </w:del>
      <w:r>
        <w:rPr>
          <w:rFonts w:cs="Arial" w:ascii="Arial" w:hAnsi="Arial"/>
        </w:rPr>
        <w:t xml:space="preserve"> 1A</w:t>
      </w:r>
      <w:ins w:id="8" w:author="Linh Dang" w:date="2026-07-31T15:16:42Z">
        <w:r>
          <w:rPr>
            <w:rFonts w:cs="Arial" w:ascii="Arial" w:hAnsi="Arial"/>
          </w:rPr>
        </w:r>
      </w:ins>
      <w:commentRangeEnd w:id="1"/>
      <w:r>
        <w:commentReference w:id="1"/>
      </w:r>
      <w:r>
        <w:rPr>
          <w:rFonts w:cs="Arial" w:ascii="Arial" w:hAnsi="Arial"/>
        </w:rPr>
        <w:t>).</w:t>
      </w:r>
    </w:p>
    <w:p>
      <w:pPr>
        <w:pStyle w:val="BodyText"/>
        <w:spacing w:lineRule="auto" w:line="480"/>
        <w:jc w:val="both"/>
        <w:rPr>
          <w:rFonts w:ascii="Arial" w:hAnsi="Arial" w:cs="Arial"/>
        </w:rPr>
      </w:pPr>
      <w:r>
        <w:rPr>
          <w:rFonts w:cs="Arial" w:ascii="Arial" w:hAnsi="Arial"/>
        </w:rPr>
        <w:t>According to α diversity, there is no significant differences regarding the Shannon index among different control types, suggesting evenness distributed of taxa play little role among control types. Notably, the number of observed species vary significantly among control types (Fig</w:t>
      </w:r>
      <w:ins w:id="9" w:author="Linh Dang" w:date="2026-07-31T15:18:18Z">
        <w:r>
          <w:rPr>
            <w:rFonts w:cs="Arial" w:ascii="Arial" w:hAnsi="Arial"/>
          </w:rPr>
          <w:t>.</w:t>
        </w:r>
      </w:ins>
      <w:del w:id="10" w:author="Linh Dang" w:date="2026-07-31T15:18:17Z">
        <w:r>
          <w:rPr>
            <w:rFonts w:cs="Arial" w:ascii="Arial" w:hAnsi="Arial"/>
          </w:rPr>
          <w:delText>ure</w:delText>
        </w:r>
      </w:del>
      <w:r>
        <w:rPr>
          <w:rFonts w:cs="Arial" w:ascii="Arial" w:hAnsi="Arial"/>
        </w:rPr>
        <w:t xml:space="preserve"> 1B, </w:t>
      </w:r>
      <w:r>
        <w:rPr>
          <w:rFonts w:cs="Arial" w:ascii="Arial" w:hAnsi="Arial"/>
          <w:bCs/>
        </w:rPr>
        <w:t>supplementary table S2</w:t>
      </w:r>
      <w:r>
        <w:rPr>
          <w:rFonts w:cs="Arial" w:ascii="Arial" w:hAnsi="Arial"/>
        </w:rPr>
        <w:t>). Specifically, the number of distinct observed species in PCR control is the lowest among three. Moreover, the number of taxa in paraffin control significantly exceed ones from buffer controls. Indeed, a blank paraffin negative control was processed by first scraping paraffin into lysis buffer for DNA extraction, followed by the inclusion of the extracted material in sterile water for subsequent PCR amplification. This sequential workflow (Fig</w:t>
      </w:r>
      <w:ins w:id="11" w:author="Linh Dang" w:date="2026-07-31T15:20:52Z">
        <w:r>
          <w:rPr>
            <w:rFonts w:cs="Arial" w:ascii="Arial" w:hAnsi="Arial"/>
          </w:rPr>
          <w:t>.</w:t>
        </w:r>
      </w:ins>
      <w:del w:id="12" w:author="Linh Dang" w:date="2026-07-31T15:20:51Z">
        <w:r>
          <w:rPr>
            <w:rFonts w:cs="Arial" w:ascii="Arial" w:hAnsi="Arial"/>
          </w:rPr>
          <w:delText>ure</w:delText>
        </w:r>
      </w:del>
      <w:r>
        <w:rPr>
          <w:rFonts w:cs="Arial" w:ascii="Arial" w:hAnsi="Arial"/>
        </w:rPr>
        <w:t xml:space="preserve"> 1A) is consistent with the observed contamination pattern, where paraffin controls harbored the highest number of environmental taxa, followed by DNA extraction buffer and PCR controls. All analyses are conducted via generalized linear model with respect to control types, after adjusting the effect of LP, year and season. Furthermore, β diversity reveals that NCT samples are significantly clustering with respect to control types (Fig</w:t>
      </w:r>
      <w:ins w:id="13" w:author="Linh Dang" w:date="2026-07-31T15:22:01Z">
        <w:r>
          <w:rPr>
            <w:rFonts w:cs="Arial" w:ascii="Arial" w:hAnsi="Arial"/>
          </w:rPr>
          <w:t>.</w:t>
        </w:r>
      </w:ins>
      <w:del w:id="14" w:author="Linh Dang" w:date="2026-07-31T15:22:00Z">
        <w:r>
          <w:rPr>
            <w:rFonts w:cs="Arial" w:ascii="Arial" w:hAnsi="Arial"/>
          </w:rPr>
          <w:delText>ure</w:delText>
        </w:r>
      </w:del>
      <w:r>
        <w:rPr>
          <w:rFonts w:cs="Arial" w:ascii="Arial" w:hAnsi="Arial"/>
        </w:rPr>
        <w:t xml:space="preserve"> 1C and supplementary table S3). Moreover, NCT samples are also heavily grouped with respect to LP, year, and season of processing. Indeed, the distance-based redundancy variation is mostly explain by LP (R</w:t>
      </w:r>
      <w:r>
        <w:rPr>
          <w:rFonts w:cs="Arial" w:ascii="Arial" w:hAnsi="Arial"/>
          <w:vertAlign w:val="superscript"/>
        </w:rPr>
        <w:t>2</w:t>
      </w:r>
      <w:r>
        <w:rPr>
          <w:rFonts w:cs="Arial" w:ascii="Arial" w:hAnsi="Arial"/>
        </w:rPr>
        <w:t>=15%), following by year (R</w:t>
      </w:r>
      <w:r>
        <w:rPr>
          <w:rFonts w:cs="Arial" w:ascii="Arial" w:hAnsi="Arial"/>
          <w:vertAlign w:val="superscript"/>
        </w:rPr>
        <w:t>2</w:t>
      </w:r>
      <w:r>
        <w:rPr>
          <w:rFonts w:cs="Arial" w:ascii="Arial" w:hAnsi="Arial"/>
        </w:rPr>
        <w:t>=7%) and season (R</w:t>
      </w:r>
      <w:r>
        <w:rPr>
          <w:rFonts w:cs="Arial" w:ascii="Arial" w:hAnsi="Arial"/>
          <w:vertAlign w:val="superscript"/>
        </w:rPr>
        <w:t>2</w:t>
      </w:r>
      <w:r>
        <w:rPr>
          <w:rFonts w:cs="Arial" w:ascii="Arial" w:hAnsi="Arial"/>
        </w:rPr>
        <w:t>=6%), and last by control type with R</w:t>
      </w:r>
      <w:r>
        <w:rPr>
          <w:rFonts w:cs="Arial" w:ascii="Arial" w:hAnsi="Arial"/>
          <w:vertAlign w:val="superscript"/>
        </w:rPr>
        <w:t>2</w:t>
      </w:r>
      <w:r>
        <w:rPr>
          <w:rFonts w:cs="Arial" w:ascii="Arial" w:hAnsi="Arial"/>
        </w:rPr>
        <w:t xml:space="preserve">=2% (supplementary table S3). </w:t>
      </w:r>
    </w:p>
    <w:p>
      <w:pPr>
        <w:pStyle w:val="Heading4"/>
        <w:spacing w:lineRule="auto" w:line="480"/>
        <w:jc w:val="both"/>
        <w:rPr>
          <w:rFonts w:ascii="Arial" w:hAnsi="Arial" w:cs="Arial"/>
        </w:rPr>
      </w:pPr>
      <w:r>
        <w:rPr>
          <w:rFonts w:cs="Arial" w:ascii="Arial" w:hAnsi="Arial"/>
        </w:rPr>
        <w:t>1.2 Many environmental taxa are found in NCTs, at varying abundance</w:t>
      </w:r>
    </w:p>
    <w:p>
      <w:pPr>
        <w:pStyle w:val="BodyText"/>
        <w:spacing w:lineRule="auto" w:line="480"/>
        <w:jc w:val="both"/>
        <w:rPr>
          <w:rFonts w:ascii="Arial" w:hAnsi="Arial" w:cs="Arial"/>
        </w:rPr>
      </w:pPr>
      <w:r>
        <w:rPr>
          <w:rFonts w:cs="Arial" w:ascii="Arial" w:hAnsi="Arial"/>
        </w:rPr>
        <w:t xml:space="preserve">Overall, the NCT samples contained </w:t>
      </w:r>
      <w:r>
        <w:rPr>
          <w:rStyle w:val="Strong"/>
          <w:rFonts w:cs="Arial" w:ascii="Arial" w:hAnsi="Arial"/>
          <w:b w:val="false"/>
          <w:bCs w:val="false"/>
        </w:rPr>
        <w:t>856 unique genera</w:t>
      </w:r>
      <w:r>
        <w:rPr>
          <w:rFonts w:cs="Arial" w:ascii="Arial" w:hAnsi="Arial"/>
        </w:rPr>
        <w:t xml:space="preserve">, although the community was highly skewed, with the eight most abundant genera accounting for approximately two-thirds of all sequencing reads. These dominant genera included </w:t>
      </w:r>
      <w:r>
        <w:rPr>
          <w:rStyle w:val="Emphasis"/>
          <w:rFonts w:cs="Arial" w:ascii="Arial" w:hAnsi="Arial"/>
        </w:rPr>
        <w:t>Sphingomonas</w:t>
      </w:r>
      <w:r>
        <w:rPr>
          <w:rFonts w:cs="Arial" w:ascii="Arial" w:hAnsi="Arial"/>
        </w:rPr>
        <w:t xml:space="preserve">, </w:t>
      </w:r>
      <w:r>
        <w:rPr>
          <w:rStyle w:val="Emphasis"/>
          <w:rFonts w:cs="Arial" w:ascii="Arial" w:hAnsi="Arial"/>
        </w:rPr>
        <w:t>Caldibacillus</w:t>
      </w:r>
      <w:r>
        <w:rPr>
          <w:rFonts w:cs="Arial" w:ascii="Arial" w:hAnsi="Arial"/>
        </w:rPr>
        <w:t xml:space="preserve">, and </w:t>
      </w:r>
      <w:r>
        <w:rPr>
          <w:rStyle w:val="Emphasis"/>
          <w:rFonts w:cs="Arial" w:ascii="Arial" w:hAnsi="Arial"/>
        </w:rPr>
        <w:t>Streptococcus</w:t>
      </w:r>
      <w:r>
        <w:rPr>
          <w:rFonts w:cs="Arial" w:ascii="Arial" w:hAnsi="Arial"/>
        </w:rPr>
        <w:t xml:space="preserve"> (Supplementary </w:t>
      </w:r>
      <w:ins w:id="15" w:author="Linh Dang" w:date="2026-07-31T15:24:08Z">
        <w:r>
          <w:rPr>
            <w:rFonts w:cs="Arial" w:ascii="Arial" w:hAnsi="Arial"/>
          </w:rPr>
          <w:t>t</w:t>
        </w:r>
      </w:ins>
      <w:del w:id="16" w:author="Linh Dang" w:date="2026-07-31T15:24:07Z">
        <w:r>
          <w:rPr>
            <w:rFonts w:cs="Arial" w:ascii="Arial" w:hAnsi="Arial"/>
          </w:rPr>
          <w:delText>T</w:delText>
        </w:r>
      </w:del>
      <w:r>
        <w:rPr>
          <w:rFonts w:cs="Arial" w:ascii="Arial" w:hAnsi="Arial"/>
        </w:rPr>
        <w:t xml:space="preserve">able S4). In total </w:t>
      </w:r>
      <w:r>
        <w:rPr>
          <w:rStyle w:val="Strong"/>
          <w:rFonts w:cs="Arial" w:ascii="Arial" w:hAnsi="Arial"/>
          <w:b w:val="false"/>
          <w:bCs w:val="false"/>
        </w:rPr>
        <w:t xml:space="preserve">3,073 </w:t>
      </w:r>
      <w:r>
        <w:rPr>
          <w:rFonts w:cs="Arial" w:ascii="Arial" w:hAnsi="Arial"/>
        </w:rPr>
        <w:t xml:space="preserve">species were detected across all NCT. However, only </w:t>
      </w:r>
      <w:r>
        <w:rPr>
          <w:rStyle w:val="Strong"/>
          <w:rFonts w:cs="Arial" w:ascii="Arial" w:hAnsi="Arial"/>
          <w:b w:val="false"/>
          <w:bCs w:val="false"/>
        </w:rPr>
        <w:t>110 species</w:t>
      </w:r>
      <w:r>
        <w:rPr>
          <w:rFonts w:cs="Arial" w:ascii="Arial" w:hAnsi="Arial"/>
        </w:rPr>
        <w:t xml:space="preserve"> reached a relative abundance of ≥0.1%, with a median prevalence of </w:t>
      </w:r>
      <w:r>
        <w:rPr>
          <w:rStyle w:val="Strong"/>
          <w:rFonts w:cs="Arial" w:ascii="Arial" w:hAnsi="Arial"/>
          <w:b w:val="false"/>
          <w:bCs w:val="false"/>
        </w:rPr>
        <w:t>69 out of 262 samples (Supplementary table S5).</w:t>
      </w:r>
      <w:r>
        <w:rPr>
          <w:rFonts w:cs="Arial" w:ascii="Arial" w:hAnsi="Arial"/>
        </w:rPr>
        <w:t xml:space="preserve"> Next, to explore the biological origin of these bacteria, we focused on dominant genera in our NCT sample set and revealed a mixture of well characterized environmental microbes and human commensals (Fig</w:t>
      </w:r>
      <w:ins w:id="17" w:author="Linh Dang" w:date="2026-07-31T15:26:04Z">
        <w:r>
          <w:rPr>
            <w:rFonts w:cs="Arial" w:ascii="Arial" w:hAnsi="Arial"/>
          </w:rPr>
          <w:t>.</w:t>
        </w:r>
      </w:ins>
      <w:del w:id="18" w:author="Linh Dang" w:date="2026-07-31T15:26:03Z">
        <w:r>
          <w:rPr>
            <w:rFonts w:cs="Arial" w:ascii="Arial" w:hAnsi="Arial"/>
          </w:rPr>
          <w:delText>ure</w:delText>
        </w:r>
      </w:del>
      <w:r>
        <w:rPr>
          <w:rFonts w:cs="Arial" w:ascii="Arial" w:hAnsi="Arial"/>
        </w:rPr>
        <w:t xml:space="preserve"> 1D). For example, </w:t>
      </w:r>
      <w:r>
        <w:rPr>
          <w:rFonts w:cs="Arial" w:ascii="Arial" w:hAnsi="Arial"/>
          <w:i/>
          <w:iCs/>
        </w:rPr>
        <w:t>Sphingomonas</w:t>
      </w:r>
      <w:r>
        <w:rPr>
          <w:rFonts w:cs="Arial" w:ascii="Arial" w:hAnsi="Arial"/>
        </w:rPr>
        <w:t>, a ubiquitous environmental genus frequently detected in hospital and laboratory environments, was among the most abundant taxa in nearly all negative controls . In contrast, genera considered as normal flora from the oral cavity</w:t>
      </w:r>
      <w:sdt>
        <w:sdtPr>
          <w:placeholder>
            <w:docPart w:val="DefaultPlaceholder_-1854013440"/>
          </w:placeholder>
          <w:alias w:val="To edit, see citavi.com/edit"/>
          <w:tag w:val="CitaviPlaceholder#b03102fe-d83a-4674-b0a4-ef19990042cd"/>
          <w:id w:val="987980355"/>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0NjYyNDEyLTU1ODctNDgxOS1hZTdjLWRjMWNlZWExODY0YyIsIlJhbmdlTGVuZ3RoIjoyLCJSZWZlcmVuY2VJZCI6IjZjMmM5NmU3LWYwZTEtNDY3MC04OGJiLWViZjZjZTM3ZmIx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}</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12</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like </w:t>
      </w:r>
      <w:r>
        <w:rPr>
          <w:rFonts w:cs="Arial" w:ascii="Arial" w:hAnsi="Arial"/>
          <w:i/>
        </w:rPr>
        <w:t>Haemophilus</w:t>
      </w:r>
      <w:r>
        <w:rPr>
          <w:rFonts w:cs="Arial" w:ascii="Arial" w:hAnsi="Arial"/>
        </w:rPr>
        <w:t xml:space="preserve">, </w:t>
      </w:r>
      <w:r>
        <w:rPr>
          <w:rFonts w:cs="Arial" w:ascii="Arial" w:hAnsi="Arial"/>
          <w:i/>
        </w:rPr>
        <w:t>Streptococcus</w:t>
      </w:r>
      <w:r>
        <w:rPr>
          <w:rFonts w:cs="Arial" w:ascii="Arial" w:hAnsi="Arial"/>
        </w:rPr>
        <w:t xml:space="preserve">, and </w:t>
      </w:r>
      <w:r>
        <w:rPr>
          <w:rFonts w:cs="Arial" w:ascii="Arial" w:hAnsi="Arial"/>
          <w:i/>
        </w:rPr>
        <w:t>Veillonella</w:t>
      </w:r>
      <w:r>
        <w:rPr>
          <w:rFonts w:cs="Arial" w:ascii="Arial" w:hAnsi="Arial"/>
        </w:rPr>
        <w:t xml:space="preserve">, were high prevalent and less abundant in the NCTs suggesting an introduction of contamination by the LPs. This coexistence of environmental and human commensal taxa in negative controls requires a need for nuanced decontamination strategies, since an indiscriminate removal of all NCT-associated taxa risks eliminating clinically relevant tumor microbiome signals. Together, our assessment of longitudinally assessed NCT shows a clear impact of a batch effect explained by type of negative control, time of processing and LP. </w:t>
      </w:r>
    </w:p>
    <w:p>
      <w:pPr>
        <w:pStyle w:val="Heading3"/>
        <w:spacing w:lineRule="auto" w:line="480"/>
        <w:jc w:val="both"/>
        <w:rPr>
          <w:rFonts w:ascii="Arial" w:hAnsi="Arial" w:cs="Arial"/>
        </w:rPr>
      </w:pPr>
      <w:r>
        <w:rPr>
          <w:rFonts w:cs="Arial" w:ascii="Arial" w:hAnsi="Arial"/>
        </w:rPr>
        <w:t>2. Technician Influences Microbiome More Than Processing Environment</w:t>
      </w:r>
    </w:p>
    <w:p>
      <w:pPr>
        <w:pStyle w:val="FirstParagraph"/>
        <w:spacing w:lineRule="auto" w:line="480"/>
        <w:jc w:val="both"/>
        <w:rPr>
          <w:rFonts w:ascii="Arial" w:hAnsi="Arial" w:cs="Arial"/>
          <w:color w:val="000000"/>
        </w:rPr>
      </w:pPr>
      <w:r>
        <w:rPr>
          <w:rFonts w:cs="Arial" w:ascii="Arial" w:hAnsi="Arial"/>
        </w:rPr>
        <w:t>As we discovered highly prevalent and abundant oral microbiota in our NCT samples and identified LP as major contributor of overall variance in the db-RDA, we further explored the possible batch effect that is introduced by the LP that processed the samples. To this end, two LPs performed DNA extraction, library preparation and sequencing of four sterile water samples, which were equally distributed. The experiment was repeated twice in different environments. First, one LP processed samples in a low-germ environment and the other one under standard condition. For the repeated sample LPs switched processing environment (Fig</w:t>
      </w:r>
      <w:ins w:id="19" w:author="Linh Dang" w:date="2026-07-31T15:32:29Z">
        <w:r>
          <w:rPr>
            <w:rFonts w:cs="Arial" w:ascii="Arial" w:hAnsi="Arial"/>
          </w:rPr>
          <w:t>.</w:t>
        </w:r>
      </w:ins>
      <w:del w:id="20" w:author="Linh Dang" w:date="2026-07-31T15:32:28Z">
        <w:r>
          <w:rPr>
            <w:rFonts w:cs="Arial" w:ascii="Arial" w:hAnsi="Arial"/>
          </w:rPr>
          <w:delText>ure</w:delText>
        </w:r>
      </w:del>
      <w:r>
        <w:rPr>
          <w:rFonts w:cs="Arial" w:ascii="Arial" w:hAnsi="Arial"/>
        </w:rPr>
        <w:t xml:space="preserve"> 2A). Notably, α diversity analysis revealed no significant difference with respect to environmental condition (Observed species: IRR = 0.97, p = 0.584, Shannon index: β = 0.95, p = 0.363, Supplementary </w:t>
      </w:r>
      <w:ins w:id="21" w:author="Linh Dang" w:date="2026-07-31T15:33:02Z">
        <w:r>
          <w:rPr>
            <w:rFonts w:cs="Arial" w:ascii="Arial" w:hAnsi="Arial"/>
          </w:rPr>
          <w:t>f</w:t>
        </w:r>
      </w:ins>
      <w:del w:id="22" w:author="Linh Dang" w:date="2026-07-31T15:33:01Z">
        <w:r>
          <w:rPr>
            <w:rFonts w:cs="Arial" w:ascii="Arial" w:hAnsi="Arial"/>
          </w:rPr>
          <w:delText>F</w:delText>
        </w:r>
      </w:del>
      <w:r>
        <w:rPr>
          <w:rFonts w:cs="Arial" w:ascii="Arial" w:hAnsi="Arial"/>
        </w:rPr>
        <w:t>igure S1, Supplementary table S6), but a clear distinction between LPs was observed (Observed species: IRR = 1.32, p &lt; 0.001***, Shannon index: β = 1.74, p &lt; 0.001***, Fig</w:t>
      </w:r>
      <w:ins w:id="23" w:author="Linh Dang" w:date="2026-07-31T15:36:04Z">
        <w:r>
          <w:rPr>
            <w:rFonts w:cs="Arial" w:ascii="Arial" w:hAnsi="Arial"/>
          </w:rPr>
          <w:t>.</w:t>
        </w:r>
      </w:ins>
      <w:del w:id="24" w:author="Linh Dang" w:date="2026-07-31T15:36:03Z">
        <w:r>
          <w:rPr>
            <w:rFonts w:cs="Arial" w:ascii="Arial" w:hAnsi="Arial"/>
          </w:rPr>
          <w:delText>ure</w:delText>
        </w:r>
      </w:del>
      <w:r>
        <w:rPr>
          <w:rFonts w:cs="Arial" w:ascii="Arial" w:hAnsi="Arial"/>
        </w:rPr>
        <w:t xml:space="preserve"> 2B and Supplementary table S6). In line with this results, β diversity conducted under wrench normalization and Bray-Curtis distance revealed significant clustering by LPs identity (p-value = 0.0</w:t>
      </w:r>
      <w:ins w:id="25" w:author="Linh Dang" w:date="2026-07-31T15:37:23Z">
        <w:r>
          <w:rPr>
            <w:rFonts w:cs="Arial" w:ascii="Arial" w:hAnsi="Arial"/>
          </w:rPr>
          <w:t>05</w:t>
        </w:r>
      </w:ins>
      <w:del w:id="26" w:author="Linh Dang" w:date="2026-07-31T15:37:22Z">
        <w:r>
          <w:rPr>
            <w:rFonts w:cs="Arial" w:ascii="Arial" w:hAnsi="Arial"/>
          </w:rPr>
          <w:delText>1</w:delText>
        </w:r>
      </w:del>
      <w:r>
        <w:rPr>
          <w:rFonts w:cs="Arial" w:ascii="Arial" w:hAnsi="Arial"/>
        </w:rPr>
        <w:t>*</w:t>
      </w:r>
      <w:ins w:id="27" w:author="Linh Dang" w:date="2026-07-31T15:37:27Z">
        <w:r>
          <w:rPr>
            <w:rFonts w:cs="Arial" w:ascii="Arial" w:hAnsi="Arial"/>
          </w:rPr>
          <w:t>*</w:t>
        </w:r>
      </w:ins>
      <w:r>
        <w:rPr>
          <w:rFonts w:cs="Arial" w:ascii="Arial" w:hAnsi="Arial"/>
        </w:rPr>
        <w:t>), with no significant effect of processing environments (Fig. 2C, p-value = 0.2</w:t>
      </w:r>
      <w:ins w:id="28" w:author="Linh Dang" w:date="2026-07-31T15:38:24Z">
        <w:r>
          <w:rPr>
            <w:rFonts w:cs="Arial" w:ascii="Arial" w:hAnsi="Arial"/>
          </w:rPr>
          <w:t>4</w:t>
        </w:r>
      </w:ins>
      <w:r>
        <w:rPr>
          <w:rFonts w:cs="Arial" w:ascii="Arial" w:hAnsi="Arial"/>
        </w:rPr>
        <w:t xml:space="preserve">5, Supplementary </w:t>
      </w:r>
      <w:ins w:id="29" w:author="Linh Dang" w:date="2026-07-31T15:40:14Z">
        <w:r>
          <w:rPr>
            <w:rFonts w:cs="Arial" w:ascii="Arial" w:hAnsi="Arial"/>
          </w:rPr>
          <w:t>t</w:t>
        </w:r>
      </w:ins>
      <w:del w:id="30" w:author="Linh Dang" w:date="2026-07-31T15:40:13Z">
        <w:r>
          <w:rPr>
            <w:rFonts w:cs="Arial" w:ascii="Arial" w:hAnsi="Arial"/>
          </w:rPr>
          <w:delText>T</w:delText>
        </w:r>
      </w:del>
      <w:r>
        <w:rPr>
          <w:rFonts w:cs="Arial" w:ascii="Arial" w:hAnsi="Arial"/>
        </w:rPr>
        <w:t xml:space="preserve">able S7). As this study employed a two-factor experimental design, the effect of each factor was evaluated while controlling for the other factor. Across various combinations of distance metrics and abundance transformations, LP remained a significant factor. Furthermore, its consistently high </w:t>
      </w:r>
      <w:r>
        <w:rPr>
          <w:rStyle w:val="Emphasis"/>
          <w:rFonts w:cs="Arial" w:ascii="Arial" w:hAnsi="Arial"/>
          <w:i w:val="false"/>
        </w:rPr>
        <w:t>R</w:t>
      </w:r>
      <w:r>
        <w:rPr>
          <w:rStyle w:val="Emphasis"/>
          <w:rFonts w:cs="Arial" w:ascii="Arial" w:hAnsi="Arial"/>
          <w:i w:val="false"/>
          <w:vertAlign w:val="superscript"/>
        </w:rPr>
        <w:t>2</w:t>
      </w:r>
      <w:r>
        <w:rPr>
          <w:rFonts w:cs="Arial" w:ascii="Arial" w:hAnsi="Arial"/>
        </w:rPr>
        <w:t xml:space="preserve"> values indicate that LP accounts for a substantial proportion of the variation in microbial community composition, highlighting its dominant influence on the sample microbiome profiles. In contrast, the processing environment reached statistical significance only when Bray–Curtis dissimilarity was applied to rarefied data. However, this factor explained only a small proportion of the observed variation, indicating a comparatively minor effect on microbial community structure (Supplementary </w:t>
      </w:r>
      <w:ins w:id="31" w:author="Linh Dang" w:date="2026-07-31T15:40:38Z">
        <w:r>
          <w:rPr>
            <w:rFonts w:cs="Arial" w:ascii="Arial" w:hAnsi="Arial"/>
          </w:rPr>
          <w:t>t</w:t>
        </w:r>
      </w:ins>
      <w:del w:id="32" w:author="Linh Dang" w:date="2026-07-31T15:40:37Z">
        <w:r>
          <w:rPr>
            <w:rFonts w:cs="Arial" w:ascii="Arial" w:hAnsi="Arial"/>
          </w:rPr>
          <w:delText>T</w:delText>
        </w:r>
      </w:del>
      <w:r>
        <w:rPr>
          <w:rFonts w:cs="Arial" w:ascii="Arial" w:hAnsi="Arial"/>
        </w:rPr>
        <w:t>able S7) Overall, this indicates that while LP-derived contamination is more dominant, with substantially bigger R</w:t>
      </w:r>
      <w:r>
        <w:rPr>
          <w:rFonts w:cs="Arial" w:ascii="Arial" w:hAnsi="Arial"/>
          <w:vertAlign w:val="superscript"/>
        </w:rPr>
        <w:t>2</w:t>
      </w:r>
      <w:r>
        <w:rPr>
          <w:rFonts w:cs="Arial" w:ascii="Arial" w:hAnsi="Arial"/>
        </w:rPr>
        <w:t xml:space="preserve"> value, environmental setting could contribute an independent, detectable signal.</w:t>
      </w:r>
    </w:p>
    <w:p>
      <w:pPr>
        <w:pStyle w:val="Normal"/>
        <w:rPr>
          <w:rFonts w:ascii="Arial" w:hAnsi="Arial" w:cs="Arial"/>
        </w:rPr>
      </w:pPr>
      <w:r>
        <w:rPr>
          <w:rFonts w:cs="Arial" w:ascii="Arial" w:hAnsi="Arial"/>
        </w:rPr>
      </w:r>
    </w:p>
    <w:p>
      <w:pPr>
        <w:pStyle w:val="Heading3"/>
        <w:spacing w:lineRule="auto" w:line="480"/>
        <w:jc w:val="both"/>
        <w:rPr>
          <w:rFonts w:ascii="Arial" w:hAnsi="Arial" w:cs="Arial"/>
        </w:rPr>
      </w:pPr>
      <w:r>
        <w:rPr>
          <w:rFonts w:cs="Arial" w:ascii="Arial" w:hAnsi="Arial"/>
        </w:rPr>
        <w:t>3. A multi-layer statistical testing approach reliably removes contaminants</w:t>
      </w:r>
    </w:p>
    <w:p>
      <w:pPr>
        <w:pStyle w:val="FirstParagraph"/>
        <w:spacing w:lineRule="auto" w:line="480"/>
        <w:jc w:val="both"/>
        <w:rPr>
          <w:rFonts w:ascii="Arial" w:hAnsi="Arial" w:cs="Arial"/>
        </w:rPr>
      </w:pPr>
      <w:r>
        <w:rPr>
          <w:rFonts w:cs="Arial" w:ascii="Arial" w:hAnsi="Arial"/>
        </w:rPr>
        <w:t>In light of the low-biomass environment, the assessment of intratumoral microbiota is susceptible to the presence of ubiquitous contaminants. To this end, a thorough decontamination approach is necessary to disentangle contaminants from true signals. To identify the most robust method, we performed benchmarking experiments applying four decontamination strategies, including restrictive filtering, decontam R package, SCRuB, and multi-layer statistical testing approach such as Nj to the 16S rRNA gene profiles of 18 fresh frozen (FF) PDAC samples from KPC mice (Fig</w:t>
      </w:r>
      <w:ins w:id="33" w:author="Linh Dang" w:date="2026-07-31T15:42:42Z">
        <w:r>
          <w:rPr>
            <w:rFonts w:cs="Arial" w:ascii="Arial" w:hAnsi="Arial"/>
          </w:rPr>
          <w:t>.</w:t>
        </w:r>
      </w:ins>
      <w:del w:id="34" w:author="Linh Dang" w:date="2026-07-31T15:42:41Z">
        <w:r>
          <w:rPr>
            <w:rFonts w:cs="Arial" w:ascii="Arial" w:hAnsi="Arial"/>
          </w:rPr>
          <w:delText>ure</w:delText>
        </w:r>
      </w:del>
      <w:r>
        <w:rPr>
          <w:rFonts w:cs="Arial" w:ascii="Arial" w:hAnsi="Arial"/>
        </w:rPr>
        <w:t xml:space="preserve"> 3A). </w:t>
      </w:r>
    </w:p>
    <w:p>
      <w:pPr>
        <w:pStyle w:val="Heading4"/>
        <w:rPr>
          <w:rFonts w:ascii="Arial" w:hAnsi="Arial" w:cs="Arial"/>
        </w:rPr>
      </w:pPr>
      <w:r>
        <w:rPr>
          <w:rFonts w:cs="Arial" w:ascii="Arial" w:hAnsi="Arial"/>
        </w:rPr>
        <w:t>3.1 Assessment Using Longitudinal Negative Control Survey</w:t>
      </w:r>
    </w:p>
    <w:p>
      <w:pPr>
        <w:pStyle w:val="BodyText"/>
        <w:spacing w:lineRule="auto" w:line="480"/>
        <w:jc w:val="both"/>
        <w:rPr>
          <w:rFonts w:ascii="Arial" w:hAnsi="Arial" w:cs="Arial"/>
        </w:rPr>
      </w:pPr>
      <w:r>
        <w:rPr>
          <w:rFonts w:cs="Arial" w:ascii="Arial" w:hAnsi="Arial"/>
        </w:rPr>
        <w:t xml:space="preserve">In the first approach, we leverage the longitudinal contamination survey described above as a lab-specific contamination background (CB) for the assessment. Specifically, a bacterial profile, before (non-decontaminated samples, ND) or after a certain decontamination, along with CB will be used to calculate a corresponding composite score which simultaneously rewards the removal of contaminant species in CB while prevents the excessive removal of the true taxa (Methods). </w:t>
      </w:r>
    </w:p>
    <w:p>
      <w:pPr>
        <w:pStyle w:val="BodyText"/>
        <w:spacing w:lineRule="auto" w:line="480"/>
        <w:jc w:val="both"/>
        <w:rPr>
          <w:rFonts w:ascii="Arial" w:hAnsi="Arial" w:cs="Arial"/>
        </w:rPr>
      </w:pPr>
      <w:r>
        <w:rPr>
          <w:rFonts w:cs="Arial" w:ascii="Arial" w:hAnsi="Arial"/>
        </w:rPr>
        <w:t>The Nj method achieved the highest composite score, significantly outperforming all alternatives on species level (Fig</w:t>
      </w:r>
      <w:ins w:id="35" w:author="Linh Dang" w:date="2026-07-31T15:44:33Z">
        <w:r>
          <w:rPr>
            <w:rFonts w:cs="Arial" w:ascii="Arial" w:hAnsi="Arial"/>
          </w:rPr>
          <w:t>.</w:t>
        </w:r>
      </w:ins>
      <w:del w:id="36" w:author="Linh Dang" w:date="2026-07-31T15:44:32Z">
        <w:r>
          <w:rPr>
            <w:rFonts w:cs="Arial" w:ascii="Arial" w:hAnsi="Arial"/>
          </w:rPr>
          <w:delText>ure</w:delText>
        </w:r>
      </w:del>
      <w:r>
        <w:rPr>
          <w:rFonts w:cs="Arial" w:ascii="Arial" w:hAnsi="Arial"/>
        </w:rPr>
        <w:t xml:space="preserve"> 3B, Supplemental </w:t>
      </w:r>
      <w:ins w:id="37" w:author="Linh Dang" w:date="2026-07-31T15:44:37Z">
        <w:r>
          <w:rPr>
            <w:rFonts w:cs="Arial" w:ascii="Arial" w:hAnsi="Arial"/>
          </w:rPr>
          <w:t>t</w:t>
        </w:r>
      </w:ins>
      <w:del w:id="38" w:author="Linh Dang" w:date="2026-07-31T15:44:37Z">
        <w:r>
          <w:rPr>
            <w:rFonts w:cs="Arial" w:ascii="Arial" w:hAnsi="Arial"/>
          </w:rPr>
          <w:delText>T</w:delText>
        </w:r>
      </w:del>
      <w:r>
        <w:rPr>
          <w:rFonts w:cs="Arial" w:ascii="Arial" w:hAnsi="Arial"/>
        </w:rPr>
        <w:t>able S8). ND data scored lower t</w:t>
      </w:r>
      <w:commentRangeStart w:id="2"/>
      <w:r>
        <w:rPr>
          <w:rFonts w:cs="Arial" w:ascii="Arial" w:hAnsi="Arial"/>
        </w:rPr>
        <w:t>han Nj</w:t>
      </w:r>
      <w:ins w:id="39" w:author="Linh Dang" w:date="2026-07-31T15:55:06Z">
        <w:r>
          <w:rPr>
            <w:rFonts w:cs="Arial" w:ascii="Arial" w:hAnsi="Arial"/>
          </w:rPr>
          <w:t>,</w:t>
        </w:r>
      </w:ins>
      <w:del w:id="40" w:author="Linh Dang" w:date="2026-07-31T15:55:05Z">
        <w:r>
          <w:rPr>
            <w:rFonts w:cs="Arial" w:ascii="Arial" w:hAnsi="Arial"/>
          </w:rPr>
          <w:delText xml:space="preserve"> and</w:delText>
        </w:r>
      </w:del>
      <w:r>
        <w:rPr>
          <w:rFonts w:cs="Arial" w:ascii="Arial" w:hAnsi="Arial"/>
        </w:rPr>
        <w:t xml:space="preserve"> restrictive</w:t>
      </w:r>
      <w:del w:id="41" w:author="Linh Dang" w:date="2026-07-31T15:55:17Z">
        <w:r>
          <w:rPr>
            <w:rFonts w:cs="Arial" w:ascii="Arial" w:hAnsi="Arial"/>
          </w:rPr>
          <w:delText xml:space="preserve"> method</w:delText>
        </w:r>
      </w:del>
      <w:r>
        <w:rPr>
          <w:rFonts w:cs="Arial" w:ascii="Arial" w:hAnsi="Arial"/>
        </w:rPr>
        <w:t xml:space="preserve">, </w:t>
      </w:r>
      <w:del w:id="42" w:author="Linh Dang" w:date="2026-07-31T15:54:46Z">
        <w:r>
          <w:rPr>
            <w:rFonts w:cs="Arial" w:ascii="Arial" w:hAnsi="Arial"/>
          </w:rPr>
          <w:delText>on the same level with</w:delText>
        </w:r>
      </w:del>
      <w:ins w:id="43" w:author="Linh Dang" w:date="2026-07-31T15:54:48Z">
        <w:r>
          <w:rPr>
            <w:rFonts w:cs="Arial" w:ascii="Arial" w:hAnsi="Arial"/>
          </w:rPr>
          <w:t>and</w:t>
        </w:r>
      </w:ins>
      <w:r>
        <w:rPr>
          <w:rFonts w:cs="Arial" w:ascii="Arial" w:hAnsi="Arial"/>
        </w:rPr>
        <w:t xml:space="preserve"> decontam method</w:t>
      </w:r>
      <w:ins w:id="44" w:author="Linh Dang" w:date="2026-07-31T15:55:31Z">
        <w:r>
          <w:rPr>
            <w:rFonts w:cs="Arial" w:ascii="Arial" w:hAnsi="Arial"/>
          </w:rPr>
        </w:r>
      </w:ins>
      <w:commentRangeEnd w:id="2"/>
      <w:r>
        <w:commentReference w:id="2"/>
      </w:r>
      <w:r>
        <w:rPr>
          <w:rFonts w:cs="Arial" w:ascii="Arial" w:hAnsi="Arial"/>
        </w:rPr>
        <w:t xml:space="preserve">. Interestingly, the composite score from SCRuB is the smallest, even significantly smaller than ND. </w:t>
      </w:r>
    </w:p>
    <w:p>
      <w:pPr>
        <w:pStyle w:val="Heading4"/>
        <w:rPr>
          <w:rFonts w:ascii="Arial" w:hAnsi="Arial" w:cs="Arial"/>
        </w:rPr>
      </w:pPr>
      <w:r>
        <w:rPr>
          <w:rFonts w:cs="Arial" w:ascii="Arial" w:hAnsi="Arial"/>
        </w:rPr>
        <w:t>3.2 Assessment Using Technical Replicates</w:t>
      </w:r>
    </w:p>
    <w:p>
      <w:pPr>
        <w:pStyle w:val="FirstParagraph"/>
        <w:spacing w:lineRule="auto" w:line="480"/>
        <w:jc w:val="both"/>
        <w:rPr>
          <w:rFonts w:ascii="Arial" w:hAnsi="Arial" w:cs="Arial"/>
        </w:rPr>
      </w:pPr>
      <w:r>
        <w:rPr>
          <w:rFonts w:cs="Arial" w:ascii="Arial" w:hAnsi="Arial"/>
        </w:rPr>
        <w:t>To provide an orthogonal validation, we re-sequenced ten FF PDAC samples from KPC mice more than two years after initial sequencing from a different LP as technical replicates. Our underlying assumption was that decontaminated profiles, should exhibit greater concordance between replicates from the same tumor sample than the technical replicates without decontamination (ND).</w:t>
      </w:r>
    </w:p>
    <w:p>
      <w:pPr>
        <w:pStyle w:val="BodyText"/>
        <w:spacing w:lineRule="auto" w:line="480"/>
        <w:jc w:val="both"/>
        <w:rPr>
          <w:rFonts w:ascii="Arial" w:hAnsi="Arial" w:cs="Arial"/>
        </w:rPr>
      </w:pPr>
      <w:r>
        <w:rPr>
          <w:rFonts w:cs="Arial" w:ascii="Arial" w:hAnsi="Arial"/>
        </w:rPr>
        <w:t>Inter-replicate dissimilarity was quantified using Aitchison distance of centered-log ratio transformed data, with pairwise comparisons assessed by paired Wilcoxon signed-rank test on species level. The Nj method obtained the smallest inter-replicate distances, indicating superior within sample consistency (Fig</w:t>
      </w:r>
      <w:ins w:id="45" w:author="Linh Dang" w:date="2026-07-31T15:59:05Z">
        <w:r>
          <w:rPr>
            <w:rFonts w:cs="Arial" w:ascii="Arial" w:hAnsi="Arial"/>
          </w:rPr>
          <w:t>.</w:t>
        </w:r>
      </w:ins>
      <w:del w:id="46" w:author="Linh Dang" w:date="2026-07-31T15:59:04Z">
        <w:r>
          <w:rPr>
            <w:rFonts w:cs="Arial" w:ascii="Arial" w:hAnsi="Arial"/>
          </w:rPr>
          <w:delText>ure</w:delText>
        </w:r>
      </w:del>
      <w:r>
        <w:rPr>
          <w:rFonts w:cs="Arial" w:ascii="Arial" w:hAnsi="Arial"/>
        </w:rPr>
        <w:t xml:space="preserve"> 3C, Supplementary </w:t>
      </w:r>
      <w:ins w:id="47" w:author="Linh Dang" w:date="2026-07-31T15:59:10Z">
        <w:r>
          <w:rPr>
            <w:rFonts w:cs="Arial" w:ascii="Arial" w:hAnsi="Arial"/>
          </w:rPr>
          <w:t>t</w:t>
        </w:r>
      </w:ins>
      <w:del w:id="48" w:author="Linh Dang" w:date="2026-07-31T15:59:09Z">
        <w:r>
          <w:rPr>
            <w:rFonts w:cs="Arial" w:ascii="Arial" w:hAnsi="Arial"/>
          </w:rPr>
          <w:delText>T</w:delText>
        </w:r>
      </w:del>
      <w:r>
        <w:rPr>
          <w:rFonts w:cs="Arial" w:ascii="Arial" w:hAnsi="Arial"/>
        </w:rPr>
        <w:t xml:space="preserve">able S9). Consistently, inter-replicate among ND samples showed the highest scores, indicating suspected batch effect. </w:t>
      </w:r>
    </w:p>
    <w:p>
      <w:pPr>
        <w:pStyle w:val="BodyText"/>
        <w:spacing w:lineRule="auto" w:line="480"/>
        <w:jc w:val="both"/>
        <w:rPr>
          <w:rFonts w:ascii="Arial" w:hAnsi="Arial" w:cs="Arial"/>
        </w:rPr>
      </w:pPr>
      <w:r>
        <w:rPr>
          <w:rFonts w:cs="Arial" w:ascii="Arial" w:hAnsi="Arial"/>
        </w:rPr>
        <w:t>We also validated the results with other distance metric such as unweighted Jaccard result</w:t>
      </w:r>
      <w:moveFrom w:id="49" w:author="Linh Dang" w:date="2026-07-31T16:01:05Z">
        <w:r>
          <w:rPr>
            <w:rFonts w:cs="Arial" w:ascii="Arial" w:hAnsi="Arial"/>
          </w:rPr>
          <w:t xml:space="preserve"> on species level </w:t>
        </w:r>
      </w:moveFrom>
      <w:r>
        <w:rPr>
          <w:rFonts w:cs="Arial" w:ascii="Arial" w:hAnsi="Arial"/>
        </w:rPr>
        <w:t>in similar pattern</w:t>
      </w:r>
      <w:moveTo w:id="50" w:author="Linh Dang" w:date="2026-07-31T16:01:09Z">
        <w:r>
          <w:rPr>
            <w:rFonts w:cs="Arial" w:ascii="Arial" w:hAnsi="Arial"/>
          </w:rPr>
          <w:t xml:space="preserve"> on species level</w:t>
        </w:r>
      </w:moveTo>
      <w:r>
        <w:rPr>
          <w:rFonts w:cs="Arial" w:ascii="Arial" w:hAnsi="Arial"/>
        </w:rPr>
        <w:t xml:space="preserve"> (Supplementary </w:t>
      </w:r>
      <w:ins w:id="51" w:author="Linh Dang" w:date="2026-07-31T16:01:31Z">
        <w:r>
          <w:rPr>
            <w:rFonts w:cs="Arial" w:ascii="Arial" w:hAnsi="Arial"/>
          </w:rPr>
          <w:t>f</w:t>
        </w:r>
      </w:ins>
      <w:del w:id="52" w:author="Linh Dang" w:date="2026-07-31T16:01:30Z">
        <w:r>
          <w:rPr>
            <w:rFonts w:cs="Arial" w:ascii="Arial" w:hAnsi="Arial"/>
          </w:rPr>
          <w:delText>F</w:delText>
        </w:r>
      </w:del>
      <w:r>
        <w:rPr>
          <w:rFonts w:cs="Arial" w:ascii="Arial" w:hAnsi="Arial"/>
        </w:rPr>
        <w:t>igure</w:t>
      </w:r>
      <w:del w:id="53" w:author="Linh Dang" w:date="2026-07-31T16:01:34Z">
        <w:r>
          <w:rPr>
            <w:rFonts w:cs="Arial" w:ascii="Arial" w:hAnsi="Arial"/>
          </w:rPr>
          <w:delText>s</w:delText>
        </w:r>
      </w:del>
      <w:r>
        <w:rPr>
          <w:rFonts w:cs="Arial" w:ascii="Arial" w:hAnsi="Arial"/>
        </w:rPr>
        <w:t xml:space="preserve"> S2).</w:t>
      </w:r>
    </w:p>
    <w:p>
      <w:pPr>
        <w:pStyle w:val="BodyText"/>
        <w:spacing w:lineRule="auto" w:line="480"/>
        <w:jc w:val="both"/>
        <w:rPr>
          <w:rFonts w:ascii="Arial" w:hAnsi="Arial" w:cs="Arial"/>
        </w:rPr>
      </w:pPr>
      <w:r>
        <w:rPr>
          <w:rFonts w:cs="Arial" w:ascii="Arial" w:hAnsi="Arial"/>
        </w:rPr>
        <w:t>Furthermore, compositional overlap between non-normalized replica</w:t>
      </w:r>
      <w:ins w:id="54" w:author="Linh Dang" w:date="2026-07-31T13:10:45Z">
        <w:r>
          <w:rPr>
            <w:rFonts w:cs="Arial" w:ascii="Arial" w:hAnsi="Arial"/>
          </w:rPr>
          <w:t>te</w:t>
        </w:r>
      </w:ins>
      <w:r>
        <w:rPr>
          <w:rFonts w:cs="Arial" w:ascii="Arial" w:hAnsi="Arial"/>
        </w:rPr>
        <w:t>s, measured as the fraction of shared taxa out of total detected taxa between two replicates, was also highest for Nj method (Fig</w:t>
      </w:r>
      <w:ins w:id="55" w:author="Linh Dang" w:date="2026-07-31T16:03:19Z">
        <w:r>
          <w:rPr>
            <w:rFonts w:cs="Arial" w:ascii="Arial" w:hAnsi="Arial"/>
          </w:rPr>
          <w:t>.</w:t>
        </w:r>
      </w:ins>
      <w:del w:id="56" w:author="Linh Dang" w:date="2026-07-31T16:03:18Z">
        <w:r>
          <w:rPr>
            <w:rFonts w:cs="Arial" w:ascii="Arial" w:hAnsi="Arial"/>
          </w:rPr>
          <w:delText>ure</w:delText>
        </w:r>
      </w:del>
      <w:r>
        <w:rPr>
          <w:rFonts w:cs="Arial" w:ascii="Arial" w:hAnsi="Arial"/>
        </w:rPr>
        <w:t xml:space="preserve"> 3D). This measurement estimates the robustness of decontamination procedures. Notably, we excluded the extremely rare taxa by applying a prevalence threshold of at least two out of ten and total abundance cutoff of 1*10</w:t>
      </w:r>
      <w:r>
        <w:rPr>
          <w:rFonts w:cs="Arial" w:ascii="Arial" w:hAnsi="Arial"/>
          <w:vertAlign w:val="superscript"/>
        </w:rPr>
        <w:t>-4</w:t>
      </w:r>
      <w:r>
        <w:rPr>
          <w:rFonts w:cs="Arial" w:ascii="Arial" w:hAnsi="Arial"/>
        </w:rPr>
        <w:t xml:space="preserve">, and we aggregate data into genus rank level. The SCRuB method showed highly variable results, with a few samples exhibiting exceptionally high overlap ratios while the rest were very low. In contrast, the Nj method showed the smallest variation among methods and produced significantly higher overlap ratios than all others. The full pairwise comparisons are available in the supplementary (Supplementary </w:t>
      </w:r>
      <w:ins w:id="57" w:author="Linh Dang" w:date="2026-07-31T16:05:26Z">
        <w:r>
          <w:rPr>
            <w:rFonts w:cs="Arial" w:ascii="Arial" w:hAnsi="Arial"/>
          </w:rPr>
          <w:t>t</w:t>
        </w:r>
      </w:ins>
      <w:del w:id="58" w:author="Linh Dang" w:date="2026-07-31T16:05:25Z">
        <w:r>
          <w:rPr>
            <w:rFonts w:cs="Arial" w:ascii="Arial" w:hAnsi="Arial"/>
          </w:rPr>
          <w:delText>T</w:delText>
        </w:r>
      </w:del>
      <w:r>
        <w:rPr>
          <w:rFonts w:cs="Arial" w:ascii="Arial" w:hAnsi="Arial"/>
        </w:rPr>
        <w:t>able S1</w:t>
      </w:r>
      <w:ins w:id="59" w:author="Linh Dang" w:date="2026-07-31T16:06:17Z">
        <w:r>
          <w:rPr>
            <w:rFonts w:cs="Arial" w:ascii="Arial" w:hAnsi="Arial"/>
          </w:rPr>
          <w:t>0</w:t>
        </w:r>
      </w:ins>
      <w:del w:id="60" w:author="Linh Dang" w:date="2026-07-31T16:06:17Z">
        <w:r>
          <w:rPr>
            <w:rFonts w:cs="Arial" w:ascii="Arial" w:hAnsi="Arial"/>
          </w:rPr>
          <w:delText>2</w:delText>
        </w:r>
      </w:del>
      <w:r>
        <w:rPr>
          <w:rFonts w:cs="Arial" w:ascii="Arial" w:hAnsi="Arial"/>
        </w:rPr>
        <w:t>).</w:t>
      </w:r>
    </w:p>
    <w:p>
      <w:pPr>
        <w:pStyle w:val="Heading4"/>
        <w:rPr>
          <w:rFonts w:ascii="Arial" w:hAnsi="Arial" w:cs="Arial"/>
        </w:rPr>
      </w:pPr>
      <w:r>
        <w:rPr>
          <w:rFonts w:cs="Arial" w:ascii="Arial" w:hAnsi="Arial"/>
        </w:rPr>
        <w:t>3.3 Technical replicates with decontamination method reveals reliable intratumoral bacterial profile in fresh-frozen samples from pancreatic ductal adenocarcinoma</w:t>
      </w:r>
    </w:p>
    <w:p>
      <w:pPr>
        <w:pStyle w:val="BodyText"/>
        <w:spacing w:lineRule="auto" w:line="480"/>
        <w:jc w:val="both"/>
        <w:rPr>
          <w:rFonts w:ascii="Arial" w:hAnsi="Arial" w:cs="Arial"/>
        </w:rPr>
      </w:pPr>
      <w:r>
        <w:rPr>
          <w:rFonts w:cs="Arial" w:ascii="Arial" w:hAnsi="Arial"/>
        </w:rPr>
        <w:t xml:space="preserve">Next, we investigate the actual microbial composition after various decontamination approaches to evaluate the biological origin of respective genera. In the ND profile, samples were dominated by environmental contaminants. </w:t>
      </w:r>
      <w:r>
        <w:rPr>
          <w:rFonts w:cs="Arial" w:ascii="Arial" w:hAnsi="Arial"/>
          <w:i/>
          <w:iCs/>
        </w:rPr>
        <w:t>Sphingomonas</w:t>
      </w:r>
      <w:r>
        <w:rPr>
          <w:rFonts w:cs="Arial" w:ascii="Arial" w:hAnsi="Arial"/>
        </w:rPr>
        <w:t xml:space="preserve"> predominated in the first replicate</w:t>
      </w:r>
      <w:del w:id="61" w:author="Linh Dang" w:date="2026-07-31T16:08:21Z">
        <w:r>
          <w:rPr>
            <w:rFonts w:cs="Arial" w:ascii="Arial" w:hAnsi="Arial"/>
          </w:rPr>
          <w:delText>s</w:delText>
        </w:r>
      </w:del>
      <w:r>
        <w:rPr>
          <w:rFonts w:cs="Arial" w:ascii="Arial" w:hAnsi="Arial"/>
        </w:rPr>
        <w:t xml:space="preserve"> of several samples, while </w:t>
      </w:r>
      <w:r>
        <w:rPr>
          <w:rFonts w:cs="Arial" w:ascii="Arial" w:hAnsi="Arial"/>
          <w:i/>
          <w:iCs/>
        </w:rPr>
        <w:t>Caldibacillus</w:t>
      </w:r>
      <w:r>
        <w:rPr>
          <w:rFonts w:cs="Arial" w:ascii="Arial" w:hAnsi="Arial"/>
        </w:rPr>
        <w:t xml:space="preserve"> was prominent in the second replicate</w:t>
      </w:r>
      <w:del w:id="62" w:author="Linh Dang" w:date="2026-07-31T13:11:18Z">
        <w:r>
          <w:rPr>
            <w:rFonts w:cs="Arial" w:ascii="Arial" w:hAnsi="Arial"/>
          </w:rPr>
          <w:delText>s</w:delText>
        </w:r>
      </w:del>
      <w:r>
        <w:rPr>
          <w:rFonts w:cs="Arial" w:ascii="Arial" w:hAnsi="Arial"/>
        </w:rPr>
        <w:t xml:space="preserve"> of others (Fig</w:t>
      </w:r>
      <w:ins w:id="63" w:author="Linh Dang" w:date="2026-07-31T16:08:38Z">
        <w:r>
          <w:rPr>
            <w:rFonts w:cs="Arial" w:ascii="Arial" w:hAnsi="Arial"/>
          </w:rPr>
          <w:t>.</w:t>
        </w:r>
      </w:ins>
      <w:del w:id="64" w:author="Linh Dang" w:date="2026-07-31T16:08:37Z">
        <w:r>
          <w:rPr>
            <w:rFonts w:cs="Arial" w:ascii="Arial" w:hAnsi="Arial"/>
          </w:rPr>
          <w:delText>ure</w:delText>
        </w:r>
      </w:del>
      <w:r>
        <w:rPr>
          <w:rFonts w:cs="Arial" w:ascii="Arial" w:hAnsi="Arial"/>
        </w:rPr>
        <w:t xml:space="preserve"> 3E). Both genera are considered as environmental taxa rather than mammal commensal. These taxa were largely eliminated following decontamination, though performance varied by methods. The decontam method failed to remove </w:t>
      </w:r>
      <w:r>
        <w:rPr>
          <w:rFonts w:cs="Arial" w:ascii="Arial" w:hAnsi="Arial"/>
          <w:i/>
        </w:rPr>
        <w:t>Caldibacillus</w:t>
      </w:r>
      <w:r>
        <w:rPr>
          <w:rFonts w:cs="Arial" w:ascii="Arial" w:hAnsi="Arial"/>
        </w:rPr>
        <w:t xml:space="preserve"> in one replicate, though taking the overlap across replicates substantially reduced its abundance, supporting the use of replicate overlap as a conservative estimate of the true bacterial composition (Fig</w:t>
      </w:r>
      <w:ins w:id="65" w:author="Linh Dang" w:date="2026-07-31T16:09:39Z">
        <w:r>
          <w:rPr>
            <w:rFonts w:cs="Arial" w:ascii="Arial" w:hAnsi="Arial"/>
          </w:rPr>
          <w:t>.</w:t>
        </w:r>
      </w:ins>
      <w:del w:id="66" w:author="Linh Dang" w:date="2026-07-31T16:09:38Z">
        <w:r>
          <w:rPr>
            <w:rFonts w:cs="Arial" w:ascii="Arial" w:hAnsi="Arial"/>
          </w:rPr>
          <w:delText>ure</w:delText>
        </w:r>
      </w:del>
      <w:r>
        <w:rPr>
          <w:rFonts w:cs="Arial" w:ascii="Arial" w:hAnsi="Arial"/>
        </w:rPr>
        <w:t xml:space="preserve"> 3E). A simple taxon-removal strategy based solely on NCT samples, namely the restrictive method, likewise failed to remove contaminants such as </w:t>
      </w:r>
      <w:r>
        <w:rPr>
          <w:rFonts w:cs="Arial" w:ascii="Arial" w:hAnsi="Arial"/>
          <w:i/>
          <w:iCs/>
        </w:rPr>
        <w:t>Cloacibacterium</w:t>
      </w:r>
      <w:r>
        <w:rPr>
          <w:rFonts w:cs="Arial" w:ascii="Arial" w:hAnsi="Arial"/>
        </w:rPr>
        <w:t>. By contrast, Nj and SCRuB yielded similar, more robust compositional profiles.</w:t>
      </w:r>
    </w:p>
    <w:p>
      <w:pPr>
        <w:pStyle w:val="BodyText"/>
        <w:spacing w:lineRule="auto" w:line="480"/>
        <w:jc w:val="both"/>
        <w:rPr>
          <w:rFonts w:ascii="Arial" w:hAnsi="Arial" w:cs="Arial"/>
        </w:rPr>
      </w:pPr>
      <w:r>
        <w:rPr>
          <w:rFonts w:cs="Arial" w:ascii="Arial" w:hAnsi="Arial"/>
        </w:rPr>
        <w:t xml:space="preserve">Following Nj decontamination, the majority of remained bacteria belonged to genera with plausible biological relevance to PDAC, including </w:t>
      </w:r>
      <w:r>
        <w:rPr>
          <w:rFonts w:cs="Arial" w:ascii="Arial" w:hAnsi="Arial"/>
          <w:i/>
          <w:iCs/>
        </w:rPr>
        <w:t>Ligilactobacillus</w:t>
      </w:r>
      <w:r>
        <w:rPr>
          <w:rFonts w:cs="Arial" w:ascii="Arial" w:hAnsi="Arial"/>
        </w:rPr>
        <w:t xml:space="preserve">, </w:t>
      </w:r>
      <w:r>
        <w:rPr>
          <w:rFonts w:cs="Arial" w:ascii="Arial" w:hAnsi="Arial"/>
          <w:i/>
          <w:iCs/>
        </w:rPr>
        <w:t>Escherichia</w:t>
      </w:r>
      <w:r>
        <w:rPr>
          <w:rFonts w:cs="Arial" w:ascii="Arial" w:hAnsi="Arial"/>
        </w:rPr>
        <w:t xml:space="preserve">, </w:t>
      </w:r>
      <w:r>
        <w:rPr>
          <w:rFonts w:cs="Arial" w:ascii="Arial" w:hAnsi="Arial"/>
          <w:i/>
          <w:iCs/>
        </w:rPr>
        <w:t>Alistipes</w:t>
      </w:r>
      <w:r>
        <w:rPr>
          <w:rFonts w:cs="Arial" w:ascii="Arial" w:hAnsi="Arial"/>
        </w:rPr>
        <w:t xml:space="preserve">, and </w:t>
      </w:r>
      <w:r>
        <w:rPr>
          <w:rFonts w:cs="Arial" w:ascii="Arial" w:hAnsi="Arial"/>
          <w:i/>
          <w:iCs/>
        </w:rPr>
        <w:t xml:space="preserve">Bacteroides, </w:t>
      </w:r>
      <w:r>
        <w:rPr>
          <w:rFonts w:cs="Arial" w:ascii="Arial" w:hAnsi="Arial"/>
        </w:rPr>
        <w:t>common gut commensals, that may migrate directly into the tumor microenvironment, as described in Schorr et al. 2023</w:t>
      </w:r>
      <w:sdt>
        <w:sdtPr>
          <w:placeholder>
            <w:docPart w:val="DefaultPlaceholder_-1854013440"/>
          </w:placeholder>
          <w:alias w:val="To edit, see citavi.com/edit"/>
          <w:tag w:val="CitaviPlaceholder#f222e0b1-78b9-42ce-8967-12245ba52ae0"/>
          <w:id w:val="448139793"/>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lNjU5ODY1LWIwY2YtNDUzZC1iMDI2LTZjYWMwMjQzZDhmNiIsIlJhbmdlTGVuZ3RoIjoyLCJSZWZlcmVuY2VJZCI6IjAyZmI3OTA4LTllNzMtNGQyMi1iMzk2LWQ4Y2E1MmI4YmV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zNzgxMzkyMSIsIlVyaVN0cmluZyI6Imh0dHA6Ly93d3cubmNiaS5ubG0ubmloLmdvdi9wdWJtZWQvMzc4MTM5MjE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EyLTIyVDE4OjIyOjQyIiwiTW9kaWZpZWRCeSI6Il9DaHJpc3RvcGggQW1tZXItSGVycm1lbmF1IiwiSWQiOiJlOTFmNDRjOC01ZjU5LTQ0NTktYmYzOS00MTJhNmQyNGFkMTEiLCJNb2RpZmllZE9uIjoiMjAyMy0xMi0yMlQxODoyMjo0Mi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lBNQzEwNTYyNDAwIiwiVXJpU3RyaW5nIjoiaHR0cHM6Ly93d3cubmNiaS5ubG0ubmloLmdvdi9wbWMvYXJ0aWNsZXMvUE1DMTA1NjI0MD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}</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13</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r>
        <w:rPr>
          <w:rFonts w:cs="Arial" w:ascii="Arial" w:hAnsi="Arial"/>
          <w:i/>
          <w:iCs/>
        </w:rPr>
        <w:t>Alistipes</w:t>
      </w:r>
      <w:r>
        <w:rPr>
          <w:rFonts w:cs="Arial" w:ascii="Arial" w:hAnsi="Arial"/>
        </w:rPr>
        <w:t xml:space="preserve"> and </w:t>
      </w:r>
      <w:r>
        <w:rPr>
          <w:rFonts w:cs="Arial" w:ascii="Arial" w:hAnsi="Arial"/>
          <w:i/>
          <w:iCs/>
        </w:rPr>
        <w:t>Bacteroides</w:t>
      </w:r>
      <w:r>
        <w:rPr>
          <w:rFonts w:cs="Arial" w:ascii="Arial" w:hAnsi="Arial"/>
        </w:rPr>
        <w:t xml:space="preserve"> in particular were consistently detected across replicates, and their relative abundance fluctuated across pancreatic cancer patients.</w:t>
      </w:r>
      <w:bookmarkEnd w:id="2"/>
    </w:p>
    <w:p>
      <w:pPr>
        <w:pStyle w:val="Heading4"/>
        <w:rPr>
          <w:rFonts w:ascii="Arial" w:hAnsi="Arial" w:cs="Arial"/>
        </w:rPr>
      </w:pPr>
      <w:r>
        <w:rPr>
          <w:rFonts w:cs="Arial" w:ascii="Arial" w:hAnsi="Arial"/>
          <w:i w:val="false"/>
          <w:iCs w:val="false"/>
        </w:rPr>
        <w:t xml:space="preserve">4. </w:t>
      </w:r>
      <w:r>
        <w:rPr>
          <w:rFonts w:cs="Arial" w:ascii="Arial" w:hAnsi="Arial"/>
        </w:rPr>
        <w:t>Formalin-Fixed Paraffin-Embedded (FFPE) samples are challenging for intratumoral microbiome studies in low-biomass PDAC</w:t>
      </w:r>
      <w:r>
        <w:rPr>
          <w:rFonts w:cs="Arial" w:ascii="Arial" w:hAnsi="Arial"/>
          <w:i w:val="false"/>
          <w:iCs w:val="false"/>
        </w:rPr>
        <w:t>.</w:t>
      </w:r>
    </w:p>
    <w:p>
      <w:pPr>
        <w:pStyle w:val="BodyText"/>
        <w:spacing w:lineRule="auto" w:line="480"/>
        <w:jc w:val="both"/>
        <w:rPr>
          <w:rFonts w:ascii="Arial" w:hAnsi="Arial" w:cs="Arial"/>
        </w:rPr>
      </w:pPr>
      <w:r>
        <w:rPr>
          <w:rFonts w:cs="Arial" w:ascii="Arial" w:hAnsi="Arial"/>
        </w:rPr>
        <w:t>To further assess the suitability of FFPE samples for intratumoral microbiome profiling, we evaluated whether microbial signals could be reliably restored from extremely low-biomass PDAC samples. Based on the preceding analyses, we considered the microbial profiles obtained from FF bulk samples after multi-layer decontamination (Nj) combined with technical replicates as the most reliable representation of the underlying intratumoral microbiome. These profiles were therefore used as a reference, or the ground truth, to evaluate the ability of different decontamination approaches to recover authentic microbial signals from FFPE samples. To this end, we examined the concordance of bacterial profiles among paired FFPE samples and two FF technical replicates from 10 PDAC samples in the KPC mice cohort (Fig</w:t>
      </w:r>
      <w:ins w:id="67" w:author="Linh Dang" w:date="2026-07-31T16:12:52Z">
        <w:r>
          <w:rPr>
            <w:rFonts w:cs="Arial" w:ascii="Arial" w:hAnsi="Arial"/>
          </w:rPr>
          <w:t>.</w:t>
        </w:r>
      </w:ins>
      <w:del w:id="68" w:author="Linh Dang" w:date="2026-07-31T16:12:51Z">
        <w:r>
          <w:rPr>
            <w:rFonts w:cs="Arial" w:ascii="Arial" w:hAnsi="Arial"/>
          </w:rPr>
          <w:delText>ure</w:delText>
        </w:r>
      </w:del>
      <w:r>
        <w:rPr>
          <w:rFonts w:cs="Arial" w:ascii="Arial" w:hAnsi="Arial"/>
        </w:rPr>
        <w:t xml:space="preserve"> 4A).</w:t>
      </w:r>
    </w:p>
    <w:p>
      <w:pPr>
        <w:pStyle w:val="BodyText"/>
        <w:spacing w:lineRule="auto" w:line="480"/>
        <w:jc w:val="both"/>
        <w:rPr>
          <w:rFonts w:ascii="Arial" w:hAnsi="Arial" w:cs="Arial"/>
        </w:rPr>
      </w:pPr>
      <w:commentRangeStart w:id="3"/>
      <w:r>
        <w:rPr>
          <w:rFonts w:cs="Arial" w:ascii="Arial" w:hAnsi="Arial"/>
        </w:rPr>
        <w:t>For FFPE samples, we compared the original ND profiles</w:t>
      </w:r>
      <w:del w:id="69" w:author="Linh Dang" w:date="2026-07-31T16:21:57Z">
        <w:r>
          <w:rPr>
            <w:rFonts w:cs="Arial" w:ascii="Arial" w:hAnsi="Arial"/>
          </w:rPr>
          <w:delText xml:space="preserve"> with</w:delText>
        </w:r>
      </w:del>
      <w:ins w:id="70" w:author="Linh Dang" w:date="2026-07-31T16:22:00Z">
        <w:r>
          <w:rPr>
            <w:rFonts w:cs="Arial" w:ascii="Arial" w:hAnsi="Arial"/>
          </w:rPr>
          <w:t>and</w:t>
        </w:r>
      </w:ins>
      <w:r>
        <w:rPr>
          <w:rFonts w:cs="Arial" w:ascii="Arial" w:hAnsi="Arial"/>
        </w:rPr>
        <w:t xml:space="preserve"> those generated after four decontamination strategies</w:t>
      </w:r>
      <w:ins w:id="71" w:author="Linh Dang" w:date="2026-07-31T16:17:17Z">
        <w:r>
          <w:rPr>
            <w:rFonts w:cs="Arial" w:ascii="Arial" w:hAnsi="Arial"/>
          </w:rPr>
          <w:t>(</w:t>
        </w:r>
      </w:ins>
      <w:del w:id="72" w:author="Linh Dang" w:date="2026-07-31T16:17:15Z">
        <w:r>
          <w:rPr>
            <w:rFonts w:cs="Arial" w:ascii="Arial" w:hAnsi="Arial"/>
          </w:rPr>
          <w:delText xml:space="preserve">: </w:delText>
        </w:r>
      </w:del>
      <w:r>
        <w:rPr>
          <w:rFonts w:cs="Arial" w:ascii="Arial" w:hAnsi="Arial"/>
        </w:rPr>
        <w:t>restrictive filtering, decontam, SCRuB, and Nj</w:t>
      </w:r>
      <w:ins w:id="73" w:author="Linh Dang" w:date="2026-07-31T16:17:22Z">
        <w:r>
          <w:rPr>
            <w:rFonts w:cs="Arial" w:ascii="Arial" w:hAnsi="Arial"/>
          </w:rPr>
          <w:t xml:space="preserve">) </w:t>
        </w:r>
      </w:ins>
      <w:ins w:id="74" w:author="Linh Dang" w:date="2026-07-31T16:19:21Z">
        <w:r>
          <w:rPr>
            <w:rFonts w:cs="Arial" w:ascii="Arial" w:hAnsi="Arial"/>
          </w:rPr>
          <w:t xml:space="preserve">against </w:t>
        </w:r>
      </w:ins>
      <w:ins w:id="75" w:author="Linh Dang" w:date="2026-07-31T16:19:21Z">
        <w:r>
          <w:rPr>
            <w:rFonts w:cs="Arial" w:ascii="Arial" w:hAnsi="Arial"/>
          </w:rPr>
          <w:t xml:space="preserve">the putative ground-truth bacterial profiles derived from </w:t>
        </w:r>
      </w:ins>
      <w:ins w:id="76" w:author="Linh Dang" w:date="2026-07-31T16:23:01Z">
        <w:r>
          <w:rPr>
            <w:rFonts w:cs="Arial" w:ascii="Arial" w:hAnsi="Arial"/>
          </w:rPr>
          <w:t>corresponding</w:t>
        </w:r>
      </w:ins>
      <w:ins w:id="77" w:author="Linh Dang" w:date="2026-07-31T16:20:22Z">
        <w:r>
          <w:rPr>
            <w:rFonts w:cs="Arial" w:ascii="Arial" w:hAnsi="Arial"/>
          </w:rPr>
          <w:t xml:space="preserve"> FF replicates</w:t>
        </w:r>
      </w:ins>
      <w:ins w:id="78" w:author="Linh Dang" w:date="2026-07-31T16:23:31Z">
        <w:r>
          <w:rPr>
            <w:rFonts w:cs="Arial" w:ascii="Arial" w:hAnsi="Arial"/>
          </w:rPr>
        </w:r>
      </w:ins>
      <w:commentRangeEnd w:id="3"/>
      <w:r>
        <w:commentReference w:id="3"/>
      </w:r>
      <w:r>
        <w:rPr>
          <w:rFonts w:cs="Arial" w:ascii="Arial" w:hAnsi="Arial"/>
        </w:rPr>
        <w:t>. Notably, regardless of whether the data were ND or processed by any decontamination method, FFPE samples consistently exhibited significantly lower alpha diversity than the two FF technical replicates, as measured by both the number of observed species and the Shannon diversity index. The two FF technical replicates were highly consistent with each other under most conditions, with the exception of the ND and Decontam (Fig</w:t>
      </w:r>
      <w:ins w:id="79" w:author="Linh Dang" w:date="2026-07-31T16:26:12Z">
        <w:r>
          <w:rPr>
            <w:rFonts w:cs="Arial" w:ascii="Arial" w:hAnsi="Arial"/>
          </w:rPr>
          <w:t>.</w:t>
        </w:r>
      </w:ins>
      <w:del w:id="80" w:author="Linh Dang" w:date="2026-07-31T16:26:12Z">
        <w:r>
          <w:rPr>
            <w:rFonts w:cs="Arial" w:ascii="Arial" w:hAnsi="Arial"/>
          </w:rPr>
          <w:delText>ure</w:delText>
        </w:r>
      </w:del>
      <w:r>
        <w:rPr>
          <w:rFonts w:cs="Arial" w:ascii="Arial" w:hAnsi="Arial"/>
        </w:rPr>
        <w:t xml:space="preserve"> 4B).</w:t>
      </w:r>
    </w:p>
    <w:p>
      <w:pPr>
        <w:pStyle w:val="BodyText"/>
        <w:spacing w:lineRule="auto" w:line="480"/>
        <w:jc w:val="both"/>
        <w:rPr>
          <w:rFonts w:ascii="Arial" w:hAnsi="Arial" w:cs="Arial"/>
        </w:rPr>
      </w:pPr>
      <w:r>
        <w:rPr>
          <w:rFonts w:cs="Arial" w:ascii="Arial" w:hAnsi="Arial"/>
        </w:rPr>
        <w:t>In the distance-based redundancy analyses, Wrench and rarefaction normalization produced comparable results. Under both normalization approaches, the ND profile of two FF technical replicates and the corresponding FFPE samples clustered closely with their respective technical replicates. Following decontamination, particularly with the Restrictive, SCRuB, and Nj methods, the two FF technical replicates converged into a single cluster, suggesting that decontamination effectively removed sample-specific contaminants and improved inter-replicate concordance. In contrast, regardless of the decontamination strategy applied, FFPE samples consistently formed a distinct cluster, indicating that they retained a bacterial profile that differed substantially from their paired FF counterparts (Fig</w:t>
      </w:r>
      <w:ins w:id="81" w:author="Linh Dang" w:date="2026-07-31T16:27:53Z">
        <w:r>
          <w:rPr>
            <w:rFonts w:cs="Arial" w:ascii="Arial" w:hAnsi="Arial"/>
          </w:rPr>
          <w:t>.</w:t>
        </w:r>
      </w:ins>
      <w:del w:id="82" w:author="Linh Dang" w:date="2026-07-31T16:27:52Z">
        <w:r>
          <w:rPr>
            <w:rFonts w:cs="Arial" w:ascii="Arial" w:hAnsi="Arial"/>
          </w:rPr>
          <w:delText>ure</w:delText>
        </w:r>
      </w:del>
      <w:r>
        <w:rPr>
          <w:rFonts w:cs="Arial" w:ascii="Arial" w:hAnsi="Arial"/>
        </w:rPr>
        <w:t xml:space="preserve"> 4C).</w:t>
      </w:r>
    </w:p>
    <w:p>
      <w:pPr>
        <w:pStyle w:val="BodyText"/>
        <w:spacing w:lineRule="auto" w:line="480"/>
        <w:jc w:val="both"/>
        <w:rPr>
          <w:rFonts w:ascii="Arial" w:hAnsi="Arial" w:cs="Arial"/>
        </w:rPr>
      </w:pPr>
      <w:r>
        <w:rPr>
          <w:rFonts w:cs="Arial" w:ascii="Arial" w:hAnsi="Arial"/>
        </w:rPr>
        <w:t>The overall bacterial composition further supported these observations (Fig</w:t>
      </w:r>
      <w:ins w:id="83" w:author="Linh Dang" w:date="2026-07-31T16:28:49Z">
        <w:r>
          <w:rPr>
            <w:rFonts w:cs="Arial" w:ascii="Arial" w:hAnsi="Arial"/>
          </w:rPr>
          <w:t>.</w:t>
        </w:r>
      </w:ins>
      <w:del w:id="84" w:author="Linh Dang" w:date="2026-07-31T16:28:48Z">
        <w:r>
          <w:rPr>
            <w:rFonts w:cs="Arial" w:ascii="Arial" w:hAnsi="Arial"/>
          </w:rPr>
          <w:delText>ure</w:delText>
        </w:r>
      </w:del>
      <w:r>
        <w:rPr>
          <w:rFonts w:cs="Arial" w:ascii="Arial" w:hAnsi="Arial"/>
        </w:rPr>
        <w:t xml:space="preserve"> 4D). Species from genera </w:t>
      </w:r>
      <w:r>
        <w:rPr>
          <w:rFonts w:cs="Arial" w:ascii="Arial" w:hAnsi="Arial"/>
          <w:i/>
          <w:iCs/>
        </w:rPr>
        <w:t>Sphingomonas</w:t>
      </w:r>
      <w:r>
        <w:rPr>
          <w:rFonts w:cs="Arial" w:ascii="Arial" w:hAnsi="Arial"/>
        </w:rPr>
        <w:t xml:space="preserve"> and </w:t>
      </w:r>
      <w:r>
        <w:rPr>
          <w:rFonts w:cs="Arial" w:ascii="Arial" w:hAnsi="Arial"/>
          <w:i/>
          <w:iCs/>
        </w:rPr>
        <w:t>Cutibacterium</w:t>
      </w:r>
      <w:r>
        <w:rPr>
          <w:rFonts w:cs="Arial" w:ascii="Arial" w:hAnsi="Arial"/>
        </w:rPr>
        <w:t xml:space="preserve"> remained dominant taxa in both the ND and decontaminated FFPE profiles. In the ND dataset, each sample exhibited a small but detectable overlap in bacterial species shared between the FFPE sample and its two paired FF technical replicates. Although restrictive filtering, SCRuB, and Nj substantially reduced the abundance of these dominant genera, the resulting FFPE microbial communities still showed only minimal compositional concordance with their paired FF samples, which were considered to represent a less contaminated microbial profile (Fig</w:t>
      </w:r>
      <w:ins w:id="85" w:author="Linh Dang" w:date="2026-07-31T16:31:15Z">
        <w:r>
          <w:rPr>
            <w:rFonts w:cs="Arial" w:ascii="Arial" w:hAnsi="Arial"/>
          </w:rPr>
          <w:t>.</w:t>
        </w:r>
      </w:ins>
      <w:del w:id="86" w:author="Linh Dang" w:date="2026-07-31T16:31:14Z">
        <w:r>
          <w:rPr>
            <w:rFonts w:cs="Arial" w:ascii="Arial" w:hAnsi="Arial"/>
          </w:rPr>
          <w:delText>ure</w:delText>
        </w:r>
      </w:del>
      <w:r>
        <w:rPr>
          <w:rFonts w:cs="Arial" w:ascii="Arial" w:hAnsi="Arial"/>
        </w:rPr>
        <w:t xml:space="preserve"> 4C and Supplementary </w:t>
      </w:r>
      <w:ins w:id="87" w:author="Linh Dang" w:date="2026-07-31T16:31:20Z">
        <w:r>
          <w:rPr>
            <w:rFonts w:cs="Arial" w:ascii="Arial" w:hAnsi="Arial"/>
          </w:rPr>
          <w:t>f</w:t>
        </w:r>
      </w:ins>
      <w:del w:id="88" w:author="Linh Dang" w:date="2026-07-31T16:31:19Z">
        <w:r>
          <w:rPr>
            <w:rFonts w:cs="Arial" w:ascii="Arial" w:hAnsi="Arial"/>
          </w:rPr>
          <w:delText>F</w:delText>
        </w:r>
      </w:del>
      <w:r>
        <w:rPr>
          <w:rFonts w:cs="Arial" w:ascii="Arial" w:hAnsi="Arial"/>
        </w:rPr>
        <w:t>igure S3).</w:t>
      </w:r>
    </w:p>
    <w:p>
      <w:pPr>
        <w:pStyle w:val="BodyText"/>
        <w:spacing w:lineRule="auto" w:line="480"/>
        <w:jc w:val="both"/>
        <w:rPr>
          <w:rFonts w:ascii="Arial" w:hAnsi="Arial" w:cs="Arial"/>
        </w:rPr>
      </w:pPr>
      <w:r>
        <w:rPr>
          <w:rFonts w:cs="Arial" w:ascii="Arial" w:hAnsi="Arial"/>
        </w:rPr>
      </w:r>
    </w:p>
    <w:p>
      <w:pPr>
        <w:pStyle w:val="BodyText"/>
        <w:spacing w:lineRule="auto" w:line="480"/>
        <w:jc w:val="both"/>
        <w:rPr>
          <w:rFonts w:ascii="Arial" w:hAnsi="Arial" w:cs="Arial"/>
        </w:rPr>
      </w:pPr>
      <w:r>
        <w:rPr>
          <w:rFonts w:cs="Arial" w:ascii="Arial" w:hAnsi="Arial"/>
        </w:rPr>
        <w:t>Collectively, these results indicate that, even when negative controls and rigorous decontamination strategies are incorporated, the authentic intratumoral microbial signal in FFPE samples is difficult to recover from extremely low-biomass PDAC specimens. Residual contaminant taxa continue to dominate the bacterial profiles, suggesting that FFPE tissue may not reliably preserve the true microbial composition in this setting.</w:t>
      </w:r>
    </w:p>
    <w:p>
      <w:pPr>
        <w:pStyle w:val="Heading2"/>
        <w:rPr>
          <w:rFonts w:ascii="Arial" w:hAnsi="Arial" w:cs="Arial"/>
        </w:rPr>
      </w:pPr>
      <w:r>
        <w:rPr>
          <w:rFonts w:cs="Arial" w:ascii="Arial" w:hAnsi="Arial"/>
        </w:rPr>
        <w:t>Discussion</w:t>
      </w:r>
    </w:p>
    <w:p>
      <w:pPr>
        <w:pStyle w:val="FirstParagraph"/>
        <w:spacing w:lineRule="auto" w:line="480"/>
        <w:jc w:val="both"/>
        <w:rPr>
          <w:rFonts w:ascii="Arial" w:hAnsi="Arial" w:cs="Arial"/>
        </w:rPr>
      </w:pPr>
      <w:r>
        <w:rPr>
          <w:rFonts w:cs="Arial" w:ascii="Arial" w:hAnsi="Arial"/>
        </w:rPr>
        <w:t xml:space="preserve">In this study, we present a systematic benchmarking framework for assessing decontamination methods in extremely low biomass 16S rRNA sequencing of PDAC tumor microbiome. By combining a longitudinal negative control survey with technical replicates, we establish two complementary: data driven evaluation metrics, a composite score, and Aitchison inter-replicate distance which do not require a priori knowledge of microbial ground truth. </w:t>
      </w:r>
    </w:p>
    <w:p>
      <w:pPr>
        <w:pStyle w:val="BodyText"/>
        <w:spacing w:lineRule="auto" w:line="480"/>
        <w:jc w:val="both"/>
        <w:rPr>
          <w:rFonts w:ascii="Arial" w:hAnsi="Arial" w:cs="Arial"/>
        </w:rPr>
      </w:pPr>
      <w:r>
        <w:rPr>
          <w:rFonts w:cs="Arial" w:ascii="Arial" w:hAnsi="Arial"/>
        </w:rPr>
        <w:t>To the best of our knowledge, we are presenting most extensive contaminant survey to date exploring potential factors that contribute to the batch effect. Several studies investigated the ubiquitous bacterial contamination from laboratory reagents</w:t>
      </w:r>
      <w:sdt>
        <w:sdtPr>
          <w:placeholder>
            <w:docPart w:val="DefaultPlaceholder_-1854013440"/>
          </w:placeholder>
          <w:alias w:val="To edit, see citavi.com/edit"/>
          <w:tag w:val="CitaviPlaceholder#11655f29-c37b-4b75-b498-15cfb2064b31"/>
          <w:id w:val="-392968721"/>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zOWIzNzkyLTBiZjQtNDg0Ni04MzFiLWQ1ZjA5NjI2YjE5YyIsIlJhbmdlTGVuZ3RoIjoyLCJSZWZlcmVuY2VJZCI6ImJiNTM5Yjg5LTBlYTktNGY5NC05MWMyLTM5ZmIwZDM1MW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Y2hyaXNcXEFwcERhdGFcXExvY2FsXFxUZW1wXFx2cTV6enNlcS5qcGciLCJVcmlTdHJpbmciOiJiYjUzOWI4OS0wZWE5LTRmOTQtOTFjMi0zOWZiMGQzNTFiNj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EyLjExLjIwMTQiLCJEb2kiOiIxMC4xMTg2L3MxMjkxNS0wMTQtMDA4Ny16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ODYvczEyOTE1LTAxNC0wMDg3LXoiLCJVcmlTdHJpbmciOiJodHRwczovL2RvaS5vcmcvMTAuMTE4Ni9zMTI5MTUtMDE0LTAwODctei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jA6NDU6NDAiLCJNb2RpZmllZEJ5IjoiX0NocmlzdG9waCBBbW1lci1IZXJybWVuYXUiLCJJZCI6Ijg0NmQwZWM3LTBiMzItNDIxMy1hZGY0LTJkZGEwMzlmMTk3NSIsIk1vZGlmaWVkT24iOiIyMDI2LTA3LTE2VDIwOjQ1OjQw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MjUzODc0NjAiLCJVcmlTdHJpbmciOiJodHRwOi8vd3d3Lm5jYmkubmxtLm5paC5nb3YvcHVibWVkLzI1Mzg3NDYw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14–16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r>
        <w:rPr>
          <w:rFonts w:cs="Arial" w:ascii="Arial" w:hAnsi="Arial"/>
        </w:rPr>
        <w:t xml:space="preserve">Published dominant genera are also found in our contaminant survey with high prevalence and abundances derived from environmental (e.g. </w:t>
      </w:r>
      <w:r>
        <w:rPr>
          <w:rFonts w:cs="Arial" w:ascii="Arial" w:hAnsi="Arial"/>
          <w:i/>
        </w:rPr>
        <w:t>Sphingomonas</w:t>
      </w:r>
      <w:r>
        <w:rPr>
          <w:rFonts w:cs="Arial" w:ascii="Arial" w:hAnsi="Arial"/>
        </w:rPr>
        <w:t xml:space="preserve">, </w:t>
      </w:r>
      <w:r>
        <w:rPr>
          <w:rFonts w:cs="Arial" w:ascii="Arial" w:hAnsi="Arial"/>
          <w:i/>
        </w:rPr>
        <w:t>Ralstonia, Bradyrhizobium</w:t>
      </w:r>
      <w:r>
        <w:rPr>
          <w:rFonts w:cs="Arial" w:ascii="Arial" w:hAnsi="Arial"/>
        </w:rPr>
        <w:t xml:space="preserve">) and human niches (e.g. </w:t>
      </w:r>
      <w:r>
        <w:rPr>
          <w:rFonts w:cs="Arial" w:ascii="Arial" w:hAnsi="Arial"/>
          <w:i/>
        </w:rPr>
        <w:t>Streptococcus</w:t>
      </w:r>
      <w:r>
        <w:rPr>
          <w:rFonts w:cs="Arial" w:ascii="Arial" w:hAnsi="Arial"/>
        </w:rPr>
        <w:t>)</w:t>
      </w:r>
      <w:sdt>
        <w:sdtPr>
          <w:placeholder>
            <w:docPart w:val="DefaultPlaceholder_-1854013440"/>
          </w:placeholder>
          <w:alias w:val="To edit, see citavi.com/edit"/>
          <w:tag w:val="CitaviPlaceholder#9cf6fa7f-5cff-41b2-88fd-cf51b25cf8fd"/>
          <w:id w:val="-1114211414"/>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MGIzYmM1LTNiODktNDk5Ny1iN2U0LWYzZTE1ZmRmZjc4NSIsIlJhbmdlTGVuZ3RoIjoyLCJSZWZlcmVuY2VJZCI6ImJiNTM5Yjg5LTBlYTktNGY5NC05MWMyLTM5ZmIwZDM1MW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Y2hyaXNcXEFwcERhdGFcXExvY2FsXFxUZW1wXFx2cTV6enNlcS5qcGciLCJVcmlTdHJpbmciOiJiYjUzOWI4OS0wZWE5LTRmOTQtOTFjMi0zOWZiMGQzNTFiNj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EyLjExLjIwMTQiLCJEb2kiOiIxMC4xMTg2L3MxMjkxNS0wMTQtMDA4Ny16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ODYvczEyOTE1LTAxNC0wMDg3LXoiLCJVcmlTdHJpbmciOiJodHRwczovL2RvaS5vcmcvMTAuMTE4Ni9zMTI5MTUtMDE0LTAwODctei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jA6NDU6NDAiLCJNb2RpZmllZEJ5IjoiX0NocmlzdG9waCBBbW1lci1IZXJybWVuYXUiLCJJZCI6Ijg0NmQwZWM3LTBiMzItNDIxMy1hZGY0LTJkZGEwMzlmMTk3NSIsIk1vZGlmaWVkT24iOiIyMDI2LTA3LTE2VDIwOjQ1OjQw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MjUzODc0NjAiLCJVcmlTdHJpbmciOiJodHRwOi8vd3d3Lm5jYmkubmxtLm5paC5nb3YvcHVibWVkLzI1Mzg3NDYw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}</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14,15</w:t>
          </w:r>
          <w:r>
            <w:rPr>
              <w:rFonts w:cs="Arial" w:ascii="Arial" w:hAnsi="Arial"/>
            </w:rPr>
          </w:r>
          <w:r>
            <w:rPr>
              <w:rFonts w:cs="Arial" w:ascii="Arial" w:hAnsi="Arial"/>
            </w:rPr>
            <w:fldChar w:fldCharType="end"/>
          </w:r>
          <w:r>
            <w:rPr>
              <w:rFonts w:cs="Arial" w:ascii="Arial" w:hAnsi="Arial"/>
            </w:rPr>
          </w:r>
        </w:sdtContent>
      </w:sdt>
      <w:r>
        <w:rPr>
          <w:rFonts w:cs="Arial" w:ascii="Arial" w:hAnsi="Arial"/>
        </w:rPr>
        <w:t>. Weyrich et al. also conducted a longitudinal survey over 5 years including 144 NCT samples from different sources</w:t>
      </w:r>
      <w:sdt>
        <w:sdtPr>
          <w:placeholder>
            <w:docPart w:val="DefaultPlaceholder_-1854013440"/>
          </w:placeholder>
          <w:alias w:val="To edit, see citavi.com/edit"/>
          <w:tag w:val="CitaviPlaceholder#778a08b2-4f2f-471a-870a-89abad5f94c9"/>
          <w:id w:val="1500008610"/>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mZjgyZjdhLTgyMDQtNGFmNC1iMzdlLWMwNjJhNmNmYjAyNCIsIlJhbmdlTGVuZ3RoIjoyLCJSZWZlcmVuY2VJZCI6ImM4ZDU4YjJkLTZlMmYtNGM1YS05YmFkLThkMmFjYzQ5ODA3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15</w:t>
          </w:r>
          <w:r>
            <w:rPr>
              <w:rFonts w:cs="Arial" w:ascii="Arial" w:hAnsi="Arial"/>
            </w:rPr>
          </w:r>
          <w:r>
            <w:rPr>
              <w:rFonts w:cs="Arial" w:ascii="Arial" w:hAnsi="Arial"/>
            </w:rPr>
            <w:fldChar w:fldCharType="end"/>
          </w:r>
          <w:r>
            <w:rPr>
              <w:rFonts w:cs="Arial" w:ascii="Arial" w:hAnsi="Arial"/>
            </w:rPr>
          </w:r>
        </w:sdtContent>
      </w:sdt>
      <w:r>
        <w:rPr>
          <w:rFonts w:cs="Arial" w:ascii="Arial" w:hAnsi="Arial"/>
        </w:rPr>
        <w:t>. They also revealed an impact of LP, year and season on the microbial composition</w:t>
      </w:r>
      <w:r>
        <w:rPr>
          <w:rFonts w:cs="Arial" w:ascii="Arial" w:hAnsi="Arial"/>
        </w:rPr>
        <w:t xml:space="preserve">. As the laboratory kits are well-known sources of contaminations </w:t>
      </w:r>
      <w:sdt>
        <w:sdtPr>
          <w:placeholder>
            <w:docPart w:val="DefaultPlaceholder_-1854013440"/>
          </w:placeholder>
          <w:alias w:val="To edit, see citavi.com/edit"/>
          <w:tag w:val="CitaviPlaceholder#e44f3ab7-f782-444f-bd98-60afb3e6c726"/>
          <w:id w:val="1910414171"/>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yMzJkYmM4LTcwNWUtNDJkNi1iYTk3LTE4OTUzNDA1YjExZCIsIlJhbmdlTGVuZ3RoIjoyLCJSZWZlcmVuY2VJZCI6ImJiNTM5Yjg5LTBlYTktNGY5NC05MWMyLTM5ZmIwZDM1MW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Y2hyaXNcXEFwcERhdGFcXExvY2FsXFxUZW1wXFx2cTV6enNlcS5qcGciLCJVcmlTdHJpbmciOiJiYjUzOWI4OS0wZWE5LTRmOTQtOTFjMi0zOWZiMGQzNTFiNj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EyLjExLjIwMTQiLCJEb2kiOiIxMC4xMTg2L3MxMjkxNS0wMTQtMDA4Ny16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ODYvczEyOTE1LTAxNC0wMDg3LXoiLCJVcmlTdHJpbmciOiJodHRwczovL2RvaS5vcmcvMTAuMTE4Ni9zMTI5MTUtMDE0LTAwODctei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jA6NDU6NDAiLCJNb2RpZmllZEJ5IjoiX0NocmlzdG9waCBBbW1lci1IZXJybWVuYXUiLCJJZCI6Ijg0NmQwZWM3LTBiMzItNDIxMy1hZGY0LTJkZGEwMzlmMTk3NSIsIk1vZGlmaWVkT24iOiIyMDI2LTA3LTE2VDIwOjQ1OjQw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MjUzODc0NjAiLCJVcmlTdHJpbmciOiJodHRwOi8vd3d3Lm5jYmkubmxtLm5paC5nb3YvcHVibWVkLzI1Mzg3NDYw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14,16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the human batch effect remains understudied so far. </w:t>
      </w:r>
      <w:r>
        <w:rPr>
          <w:rFonts w:cs="Arial" w:ascii="Arial" w:hAnsi="Arial"/>
        </w:rPr>
        <w:t xml:space="preserve">Indeed, the full-length 16S rRNA sequencing of four sterile water samples from two LPs revealed a strong human effect that significantly outweighed the processing environment (low-germ vs. standard). Current guidelines for processing and analyzing low-biomass samples do not adequately account for batch effects introduced by different LPs </w:t>
      </w:r>
      <w:sdt>
        <w:sdtPr>
          <w:placeholder>
            <w:docPart w:val="DefaultPlaceholder_-1854013440"/>
          </w:placeholder>
          <w:alias w:val="To edit, see citavi.com/edit"/>
          <w:tag w:val="CitaviPlaceholder#8e96090a-274d-4400-ac62-1eda2c10f5ab"/>
          <w:id w:val="-159501785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5M2E3ZDA1LTYyMTAtNDI4Mi1hYTJhLTViMjEyZTI0M2VkNSIsIlJhbmdlTGVuZ3RoIjoyLCJSZWZlcmVuY2VJZCI6IjU1ZDYxNjMxLTIxZmYtNDk4Zi1iYmJmLTRjZjg2MjhmMWQx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0seyIkaWQiOiIzNCIsIiR0eXBlIjoiU3dpc3NBY2FkZW1pYy5DaXRhdmkuUGVyc29uLCBTd2lzc0FjYWRlbWljLkNpdGF2aSIsIkZpcnN0TmFtZSI6IkFzaGxleSIsIkxhc3ROYW1lIjoiU2hhZGUiLCJQcm90ZWN0ZWQiOmZhbHNlLCJTZXgiOjAsIkNyZWF0ZWRCeSI6Il9DaHJpc3RvcGggQW1tZXItSGVycm1lbmF1IiwiQ3JlYXRlZE9uIjoiMjAyNi0wNy0yOFQyMDo0NDo1MiIsIk1vZGlmaWVkQnkiOiJfQ2hyaXN0b3BoIEFtbWVyLUhlcnJtZW5hdSIsIklkIjoiYjVmMzI2OGYtMjFiMS00NWY5LTk0ODAtNjg1M2JhZmE5YzQ2IiwiTW9kaWZpZWRPbiI6IjIwMjYtMDctMjhUMjA6NDQ6NTIiLCJQcm9qZWN0Ijp7IiRyZWYiOiI4In19LHsiJGlkIjoiMz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}</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17,18</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p>
    <w:p>
      <w:pPr>
        <w:pStyle w:val="BodyText"/>
        <w:spacing w:lineRule="auto" w:line="480"/>
        <w:jc w:val="both"/>
        <w:rPr>
          <w:rFonts w:ascii="Arial" w:hAnsi="Arial" w:cs="Arial"/>
        </w:rPr>
      </w:pPr>
      <w:r>
        <w:rPr>
          <w:rFonts w:cs="Arial" w:ascii="Arial" w:hAnsi="Arial"/>
        </w:rPr>
        <w:t>Long-read sequencing has become increasingly interesting for intratumoral microbiome studies because it enables sequencing of full-length 16S rRNA gene amplicons, providing substantially higher taxonomic resolution on species and strain level than short-read approaches</w:t>
      </w:r>
      <w:sdt>
        <w:sdtPr>
          <w:placeholder>
            <w:docPart w:val="DefaultPlaceholder_-1854013440"/>
          </w:placeholder>
          <w:alias w:val="To edit, see citavi.com/edit"/>
          <w:tag w:val="CitaviPlaceholder#20085865-f891-4f74-9a1d-61685b082072"/>
          <w:id w:val="-1610426050"/>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wZGFjZDViLTgwYjMtNGJmYi05MzE5LTBmNzM1ZmUyNjc0OCIsIlJhbmdlTGVuZ3RoIjoyLCJSZWZlcmVuY2VJZCI6IjZlODFkOGU3LWVjYjctNGNiNC05MGQ5LTY4YWM4MTNlOTUx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zgvczQxNDY3LTAxOS0xMzAzNi0xIiwiVXJpU3RyaW5nIjoiaHR0cHM6Ly9kb2kub3JnLzEwLjEwMzgvczQxNDY3LTAxOS0xMzAzNi0x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19</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This advantage is particularly valuable for low-biomass </w:t>
      </w:r>
      <w:r>
        <w:rPr>
          <w:rFonts w:cs="Arial" w:ascii="Arial" w:hAnsi="Arial"/>
        </w:rPr>
        <w:t>tumor samples, where limited microbial DNA and high host contamination make accurate taxonomic assignment challenging, particularly for metagenomic sequencing. While short-read 16S sequencing often resolves microbial communities only to the genus level and may fail to distinguish closely related species, full-length 16S rRNA sequencing has demonstrated reliable species and strain level resolution</w:t>
      </w:r>
      <w:sdt>
        <w:sdtPr>
          <w:placeholder>
            <w:docPart w:val="DefaultPlaceholder_-1854013440"/>
          </w:placeholder>
          <w:alias w:val="To edit, see citavi.com/edit"/>
          <w:tag w:val="CitaviPlaceholder#233428a9-0666-4883-847e-5737f4ebf217"/>
          <w:id w:val="-331836985"/>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jNzA5NTEwLWIyNDgtNGM4ZC1iMGU3LWNmNTRkZWUzYWIxMyIsIlJhbmdlU3RhcnQiOjUsIlJhbmdlTGVuZ3RoIjozLCJSZWZlcmVuY2VJZCI6IjZlODFkOGU3LWVjYjctNGNiNC05MGQ5LTY4YWM4MTNlOTUx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zgvczQxNDY3LTAxOS0xMzAzNi0xIiwiVXJpU3RyaW5nIjoiaHR0cHM6Ly9kb2kub3JnLzEwLjEwMzgvczQxNDY3LTAxOS0xMzAzNi0x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1MC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}</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10,11,19</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Improved taxonomic precision reduces ambiguity in microbial identification and facilitates more accurate detection of clinically and biologically relevant taxa. </w:t>
      </w:r>
      <w:r>
        <w:rPr>
          <w:rFonts w:cs="Arial" w:ascii="Arial" w:hAnsi="Arial"/>
        </w:rPr>
        <w:t>This is of particular significance in the context of strain-specific effects of intratumoral microbes</w:t>
      </w:r>
      <w:sdt>
        <w:sdtPr>
          <w:placeholder>
            <w:docPart w:val="DefaultPlaceholder_-1854013440"/>
          </w:placeholder>
          <w:alias w:val="To edit, see citavi.com/edit"/>
          <w:tag w:val="CitaviPlaceholder#e9bbfa6f-b9e9-460f-8c5d-00f84ed45288"/>
          <w:id w:val="377293201"/>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3ODY3ZjhiLTc5ZjItNGI1Zi1hMDcxLTEwNDcwYWI1M2NhYyIsIlJhbmdlTGVuZ3RoIjoyLCJSZWZlcmVuY2VJZCI6Ijk5NjhmZjYzLTI1YTMtNDQ3NC04MzVkLTRkZmIxNDFiZTNl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20</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r>
        <w:rPr>
          <w:rFonts w:cs="Arial" w:ascii="Arial" w:hAnsi="Arial"/>
        </w:rPr>
        <w:t xml:space="preserve"> Reliable species-level analysis are also possible for 16S rRNA sequencing with short-read technologies by applying multiplexed PCR for several V regions</w:t>
      </w:r>
      <w:sdt>
        <w:sdtPr>
          <w:placeholder>
            <w:docPart w:val="DefaultPlaceholder_-1854013440"/>
          </w:placeholder>
          <w:alias w:val="To edit, see citavi.com/edit"/>
          <w:tag w:val="CitaviPlaceholder#f6eaa91d-ade2-455f-9cb0-3af922186b42"/>
          <w:id w:val="1307130788"/>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xZTg4ZDA1LTIyNjMtNDI1NC1iZTE2LWJlOTYxZGQ0MmI2MCIsIlJhbmdlTGVuZ3RoIjox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FQyMjowNzoxMiIsIlByb2plY3QiOnsiJHJlZiI6IjgifX0sIlVzZU51bWJlcmluZ1R5cGVPZlBhcmVudERvY3VtZW50IjpmYWxzZX1dLCJGb3JtYXR0ZWRUZXh0Ijp7IiRpZCI6Ijc2IiwiQ291bnQiOjEsIlRleHRVbml0cyI6W3siJGlkIjoiNzciLCJGb250U3R5bGUiOnsiJGlkIjoiNzgiLCJTdXBlcnNjcmlwdCI6dHJ1ZX0sIlJlYWRpbmdPcmRlciI6MSwiVGV4dCI6IjYifV19LCJUYWciOiJDaXRhdmlQbGFjZWhvbGRlciNmNmVhYTkxZC1hZGUyLTQ1NWYtOWNiMC0zYWY5MjIxODZiNDIiLCJUZXh0IjoiNi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r>
        <w:rPr>
          <w:rFonts w:cs="Arial" w:ascii="Arial" w:hAnsi="Arial"/>
        </w:rPr>
        <w:t>In order to reduce PCR bias and complexity in the wet-lab and bioinformatic pipeline, it appears that a full-length 16S rRNA is a more viable and convenient option</w:t>
      </w:r>
      <w:sdt>
        <w:sdtPr>
          <w:placeholder>
            <w:docPart w:val="DefaultPlaceholder_-1854013440"/>
          </w:placeholder>
          <w:alias w:val="To edit, see citavi.com/edit"/>
          <w:tag w:val="CitaviPlaceholder#d917b5f2-c160-44ca-8f5c-056fd91cf2b4"/>
          <w:id w:val="-379709736"/>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YjY0YjkwLTkxZDAtNDlmZi1iOWVmLTZjMDRjZTAwNGJmYSIsIlJhbmdlTGVuZ3RoIjoyLCJSZWZlcmVuY2VJZCI6IjE2OTg3MWVkLTVkYzUtNDQ3Yy1iNGFiLWU3NDE0Yzk3MDY4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y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yNC4wOC4yMDIxIiwiRG9pIjoiMTAuMTEyOC9tU3lzdGVtcy4wMDc1MC0yM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JQTUM4NDA3NDcxIiwiVXJpU3RyaW5nIjoiaHR0cHM6Ly93d3cubmNiaS5ubG0ubmloLmdvdi9wbWMvYXJ0aWNsZXMvUE1DODQwNzQ3MS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DgtMDlUMTk6MTk6MzgiLCJNb2RpZmllZEJ5IjoiX0NocmlzdG9waCBBbW1lci1IZXJybWVuYXUiLCJJZCI6ImU5MDk0ZjQ3LWE0YzQtNDlmMy1hMGZkLThjNGU5MGRkNTM2MCIsIk1vZGlmaWVkT24iOiIyMDIzLTA4LTA5VDE5OjE5OjM4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yOC9tU3lzdGVtcy4wMDc1MC0yMSIsIlVyaVN0cmluZyI6Imh0dHBzOi8vZG9pLm9yZy8xMC4xMTI4L21TeXN0ZW1zLjAwNzUwLTIx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wOC0wOVQxOToxOTozOCIsIk1vZGlmaWVkQnkiOiJfQ2hyaXN0b3BoIEFtbWVyLUhlcnJtZW5hdSIsIklkIjoiMWI3ZDU2NGMtZWZhNi00YmZiLWI3ZmYtYTlkZTk0MDQwZTI2IiwiTW9kaWZpZWRPbiI6IjIwMjMtMDgtMDlUMTk6MTk6Mzg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zNDQyNzUyNyIsIlVyaVN0cmluZyI6Imh0dHA6Ly93d3cubmNiaS5ubG0ubmloLmdvdi9wdWJtZWQvMzQ0Mjc1Mjc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}</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10</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p>
    <w:p>
      <w:pPr>
        <w:pStyle w:val="BodyText"/>
        <w:spacing w:lineRule="auto" w:line="480"/>
        <w:jc w:val="both"/>
        <w:rPr>
          <w:rFonts w:ascii="Arial" w:hAnsi="Arial" w:cs="Arial"/>
        </w:rPr>
      </w:pPr>
      <w:r>
        <w:rPr>
          <w:rFonts w:cs="Arial" w:ascii="Arial" w:hAnsi="Arial"/>
        </w:rPr>
        <w:t>In recent years, a number of highly regarded publications have postulated an impact of intratumoral bacteria on progression, immunosuppression and the determination of subtypes of PDAC</w:t>
      </w:r>
      <w:sdt>
        <w:sdtPr>
          <w:placeholder>
            <w:docPart w:val="DefaultPlaceholder_-1854013440"/>
          </w:placeholder>
          <w:alias w:val="To edit, see citavi.com/edit"/>
          <w:tag w:val="CitaviPlaceholder#5515aa5d-94b8-4b0b-97fb-10e37ecb4716"/>
          <w:id w:val="174429629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OTRkYWFiLWU2MGUtNGYzYi05MDk2LTE3OGY1NWUwZmE5NSIsIlJhbmdlTGVuZ3RoIjoxLCJSZWZlcmVuY2VJZCI6IjFhODA3NTViLTVlOGYtNGZlYi05Njc0LTkzYWZjNTA1MTU2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3,5,7</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However, the revealed intratumoral composition consists mainly of genera like </w:t>
      </w:r>
      <w:r>
        <w:rPr>
          <w:rFonts w:cs="Arial" w:ascii="Arial" w:hAnsi="Arial"/>
          <w:i/>
        </w:rPr>
        <w:t>Pseudomonas</w:t>
      </w:r>
      <w:r>
        <w:rPr>
          <w:rFonts w:cs="Arial" w:ascii="Arial" w:hAnsi="Arial"/>
        </w:rPr>
        <w:t xml:space="preserve">, </w:t>
      </w:r>
      <w:r>
        <w:rPr>
          <w:rFonts w:cs="Arial" w:ascii="Arial" w:hAnsi="Arial"/>
          <w:i/>
        </w:rPr>
        <w:t>Elizabethkingia</w:t>
      </w:r>
      <w:r>
        <w:rPr>
          <w:rFonts w:cs="Arial" w:ascii="Arial" w:hAnsi="Arial"/>
        </w:rPr>
        <w:t xml:space="preserve">, </w:t>
      </w:r>
      <w:r>
        <w:rPr>
          <w:rFonts w:cs="Arial" w:ascii="Arial" w:hAnsi="Arial"/>
          <w:i/>
        </w:rPr>
        <w:t>Sphingobacteria</w:t>
      </w:r>
      <w:r>
        <w:rPr>
          <w:rFonts w:cs="Arial" w:ascii="Arial" w:hAnsi="Arial"/>
        </w:rPr>
        <w:t xml:space="preserve">, </w:t>
      </w:r>
      <w:r>
        <w:rPr>
          <w:rFonts w:cs="Arial" w:ascii="Arial" w:hAnsi="Arial"/>
          <w:i/>
        </w:rPr>
        <w:t>Streptomyces</w:t>
      </w:r>
      <w:r>
        <w:rPr>
          <w:rFonts w:cs="Arial" w:ascii="Arial" w:hAnsi="Arial"/>
        </w:rPr>
        <w:t xml:space="preserve">, </w:t>
      </w:r>
      <w:r>
        <w:rPr>
          <w:rFonts w:cs="Arial" w:ascii="Arial" w:hAnsi="Arial"/>
          <w:i/>
        </w:rPr>
        <w:t>Pseudoxanthomonas</w:t>
      </w:r>
      <w:r>
        <w:rPr>
          <w:rFonts w:cs="Arial" w:ascii="Arial" w:hAnsi="Arial"/>
        </w:rPr>
        <w:t xml:space="preserve">, </w:t>
      </w:r>
      <w:r>
        <w:rPr>
          <w:rFonts w:cs="Arial" w:ascii="Arial" w:hAnsi="Arial"/>
          <w:i/>
        </w:rPr>
        <w:t>Saccharopolyspora</w:t>
      </w:r>
      <w:r>
        <w:rPr>
          <w:rFonts w:cs="Arial" w:ascii="Arial" w:hAnsi="Arial"/>
        </w:rPr>
        <w:t xml:space="preserve">, </w:t>
      </w:r>
      <w:r>
        <w:rPr>
          <w:rFonts w:cs="Arial" w:ascii="Arial" w:hAnsi="Arial"/>
          <w:i/>
        </w:rPr>
        <w:t>Sphingopyxis</w:t>
      </w:r>
      <w:r>
        <w:rPr>
          <w:rFonts w:cs="Arial" w:ascii="Arial" w:hAnsi="Arial"/>
        </w:rPr>
        <w:t>. These environmental genera are highly likely contaminants rather than commensals. Critically, the methods applied involved no - or only superficial - NCT-controlled contamination approaches. Despite the compelling mechanistic experiments conducted in these studies, a re-evaluation of the microbial composition detected in tumor samples is necessary. Nejman et al. implemented a thorough and multi-level filtering of contaminants including multiple NCTs</w:t>
      </w:r>
      <w:sdt>
        <w:sdtPr>
          <w:placeholder>
            <w:docPart w:val="DefaultPlaceholder_-1854013440"/>
          </w:placeholder>
          <w:alias w:val="To edit, see citavi.com/edit"/>
          <w:tag w:val="CitaviPlaceholder#2d66ce5f-5171-4d79-be74-04a021f161e1"/>
          <w:id w:val="1540546289"/>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1Njg0OTE4LTlmM2QtNDY1Yi1hZjQzLWYyNjM4MTkxMGQ1YyIsIlJhbmdlTGVuZ3RoIjox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FQyMjowNzoxMiIsIlByb2plY3QiOnsiJHJlZiI6IjgifX0sIlVzZU51bWJlcmluZ1R5cGVPZlBhcmVudERvY3VtZW50IjpmYWxzZX1dLCJGb3JtYXR0ZWRUZXh0Ijp7IiRpZCI6Ijc2IiwiQ291bnQiOjEsIlRleHRVbml0cyI6W3siJGlkIjoiNzciLCJGb250U3R5bGUiOnsiJGlkIjoiNzgiLCJTdXBlcnNjcmlwdCI6dHJ1ZX0sIlJlYWRpbmdPcmRlciI6MSwiVGV4dCI6IjYifV19LCJUYWciOiJDaXRhdmlQbGFjZWhvbGRlciMyZDY2Y2U1Zi01MTcxLTRkNzktYmU3NC0wNGEwMjFmMTYxZTEiLCJUZXh0IjoiNi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r>
        <w:rPr>
          <w:rFonts w:cs="Arial" w:ascii="Arial" w:hAnsi="Arial"/>
        </w:rPr>
        <w:t>This approach identified human commensals from the intestines in PDAC samples, thereby providing evidence of the highly probable existence of an intratumoral microbiome. Nevertheless, incorporating hundreds of NCTs is largely impractical for mechanism-focused studies and experimental mouse models. Furthermore, the applicability of the Nj approach to smaller sample sets has not previously been established. To the best of our knowledge, this study is the first to systematically benchmark different decontamination strategies for PDAC microbiome samples.</w:t>
      </w:r>
    </w:p>
    <w:p>
      <w:pPr>
        <w:pStyle w:val="BodyText"/>
        <w:spacing w:lineRule="auto" w:line="480"/>
        <w:jc w:val="both"/>
        <w:rPr>
          <w:rFonts w:ascii="Arial" w:hAnsi="Arial" w:cs="Arial"/>
        </w:rPr>
      </w:pPr>
      <w:r>
        <w:rPr>
          <w:rFonts w:cs="Arial" w:ascii="Arial" w:hAnsi="Arial"/>
        </w:rPr>
        <w:t xml:space="preserve">Notably, the Nj decontamination method consistently outperformed </w:t>
      </w:r>
      <w:ins w:id="89" w:author="Linh Dang" w:date="2026-07-31T16:42:19Z">
        <w:r>
          <w:rPr>
            <w:rFonts w:cs="Arial" w:ascii="Arial" w:hAnsi="Arial"/>
          </w:rPr>
          <w:t xml:space="preserve">the </w:t>
        </w:r>
      </w:ins>
      <w:r>
        <w:rPr>
          <w:rFonts w:cs="Arial" w:ascii="Arial" w:hAnsi="Arial"/>
        </w:rPr>
        <w:t>restrictive filtering, decontam, and SCRuB across all evaluation metrics. This advantage likely stems from Nj’s incorporation of both prevalence-based and rigorous statistical test, as well as its conservative approach to taxon removal</w:t>
      </w:r>
      <w:sdt>
        <w:sdtPr>
          <w:placeholder>
            <w:docPart w:val="DefaultPlaceholder_-1854013440"/>
          </w:placeholder>
          <w:alias w:val="To edit, see citavi.com/edit"/>
          <w:tag w:val="CitaviPlaceholder#9c385d7b-1e2e-4600-9a1b-2614bc4d696f"/>
          <w:id w:val="717176198"/>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3NTFhOTlhLTdkM2MtNGVlOS05NjliLTlhZmIwMWU0ZjUzMiIsIlJhbmdlTGVuZ3RoIjox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FQyMjowNzoxMiIsIlByb2plY3QiOnsiJHJlZiI6IjgifX0sIlVzZU51bWJlcmluZ1R5cGVPZlBhcmVudERvY3VtZW50IjpmYWxzZX1dLCJGb3JtYXR0ZWRUZXh0Ijp7IiRpZCI6Ijc2IiwiQ291bnQiOjEsIlRleHRVbml0cyI6W3siJGlkIjoiNzciLCJGb250U3R5bGUiOnsiJGlkIjoiNzgiLCJTdXBlcnNjcmlwdCI6dHJ1ZX0sIlJlYWRpbmdPcmRlciI6MSwiVGV4dCI6IjYifV19LCJUYWciOiJDaXRhdmlQbGFjZWhvbGRlciM5YzM4NWQ3Yi0xZTJlLTQ2MDAtOWExYi0yNjE0YmM0ZDY5NmYiLCJUZXh0IjoiNi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r>
        <w:rPr>
          <w:rFonts w:cs="Arial" w:ascii="Arial" w:hAnsi="Arial"/>
        </w:rPr>
        <w:t xml:space="preserve"> The restrictive decontamination approach, involving the filtration of all species detected in NCT from true samples, is likely to result in the removal of true species from the samples. This is due to the detection of multiple human commensals in the NCT survey, which are highly prevalent (e.g. </w:t>
      </w:r>
      <w:r>
        <w:rPr>
          <w:rFonts w:cs="Arial" w:ascii="Arial" w:hAnsi="Arial"/>
          <w:i/>
        </w:rPr>
        <w:t>Streptococcus oralis</w:t>
      </w:r>
      <w:r>
        <w:rPr>
          <w:rFonts w:cs="Arial" w:ascii="Arial" w:hAnsi="Arial"/>
        </w:rPr>
        <w:t xml:space="preserve"> and </w:t>
      </w:r>
      <w:r>
        <w:rPr>
          <w:rFonts w:cs="Arial" w:ascii="Arial" w:hAnsi="Arial"/>
          <w:i/>
        </w:rPr>
        <w:t>Escherichia coli</w:t>
      </w:r>
      <w:r>
        <w:rPr>
          <w:rFonts w:cs="Arial" w:ascii="Arial" w:hAnsi="Arial"/>
        </w:rPr>
        <w:t>,</w:t>
      </w:r>
      <w:r>
        <w:rPr>
          <w:rFonts w:cs="Arial" w:ascii="Arial" w:hAnsi="Arial"/>
          <w:i/>
        </w:rPr>
        <w:t xml:space="preserve"> </w:t>
      </w:r>
      <w:r>
        <w:rPr>
          <w:rFonts w:cs="Arial" w:ascii="Arial" w:hAnsi="Arial"/>
        </w:rPr>
        <w:t xml:space="preserve">Supplementary </w:t>
      </w:r>
      <w:ins w:id="90" w:author="Linh Dang" w:date="2026-07-31T16:43:24Z">
        <w:r>
          <w:rPr>
            <w:rFonts w:cs="Arial" w:ascii="Arial" w:hAnsi="Arial"/>
          </w:rPr>
          <w:t>t</w:t>
        </w:r>
      </w:ins>
      <w:del w:id="91" w:author="Linh Dang" w:date="2026-07-31T16:43:24Z">
        <w:r>
          <w:rPr>
            <w:rFonts w:cs="Arial" w:ascii="Arial" w:hAnsi="Arial"/>
          </w:rPr>
          <w:delText>T</w:delText>
        </w:r>
      </w:del>
      <w:r>
        <w:rPr>
          <w:rFonts w:cs="Arial" w:ascii="Arial" w:hAnsi="Arial"/>
        </w:rPr>
        <w:t>able 5). Decontam is a widely applied tool for contaminant removal. Nevertheless, the authors discussed that the performance is reduced in scenarios, in which the contamination is much more dominant than true taxa</w:t>
      </w:r>
      <w:sdt>
        <w:sdtPr>
          <w:placeholder>
            <w:docPart w:val="DefaultPlaceholder_-1854013440"/>
          </w:placeholder>
          <w:alias w:val="To edit, see citavi.com/edit"/>
          <w:tag w:val="CitaviPlaceholder#7550ee27-a4bf-4143-a4f1-6acbbd964e64"/>
          <w:id w:val="113173239"/>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1YmYzOGU4LWIwNmUtNDhhZC04NGY2LWQ4NzlkNjE5YTYwZCIsIlJhbmdlTGVuZ3RoIjoxLCJSZWZlcmVuY2VJZCI6IjdiMTAxMWFjLWE4NTEtNDAyNy05MmY1LWE5ZDYyZGY0NzZk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1dLCJDaXRhdGlvbktleVVwZGF0ZVR5cGUiOjAsIkNvbGxhYm9yYXRvcnMiOltdLCJDb3ZlclBhdGgiOnsiJGlkIjoiMTMiLCIkdHlwZSI6IlN3aXNzQWNhZGVtaWMuQ2l0YXZpLkxpbmtlZFJlc291cmNlLCBTd2lzc0FjYWRlbWljLkNpdGF2aSIsIkxpbmtlZFJlc291cmNlVHlwZSI6MiwiT3JpZ2luYWxTdHJpbmciOiJDOlxcVXNlcnNcXGNocmlzXFxBcHBEYXRhXFxMb2NhbFxcVGVtcFxcMHEzb2FicmkuanBnIiwiVXJpU3RyaW5nIjoiN2IxMDExYWMtYTg1MS00MDI3LTkyZjUtYTlkNjJkZjQ3NmQw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xMi8xNy8yMDE4IiwiRG9pIjoiMTAuMTE4Ni9zNDAxNjgtMDE4LTA2MDUtMiIsIkVkaXRvcnMiOltdLCJFdmFsdWF0aW9uQ29tcGxleGl0eSI6MCwiRXZhbHVhdGlvblNvdXJjZVRleHRGb3JtYXQiOjAsIkdyb3VwcyI6W10sIkhhc0xhYmVsMSI6ZmFsc2UsIkhhc0xhYmVsMiI6ZmFsc2UsIktleXdvcmRzIjpbXSwiTGFuZ3VhZ2UiOiJlbmciLCJMYW5ndWFnZUNvZGUiOiJlbiI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JQTUM2Mjk4MDA5IiwiVXJpU3RyaW5nIjoiaHR0cHM6Ly93d3cubmNiaS5ubG0ubmloLmdvdi9wbWMvYXJ0aWNsZXMvUE1DNjI5ODAwO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NDgiLCJNb2RpZmllZEJ5IjoiX0NocmlzdG9waCBBbW1lci1IZXJybWVuYXUiLCJJZCI6ImVkYjVjMWI4LTE1NGMtNDIzMy04NjQxLTNkMGNhMzQzMGU5YyIsIk1vZGlmaWVkT24iOiIyMDI2LTA3LTE2VDIwOjA5OjQ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zA1NTg2NjgiLCJVcmlTdHJpbmciOiJodHRwOi8vd3d3Lm5jYmkubmxtLm5paC5nb3YvcHVibWVkLzMwNTU4NjY4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}</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8</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r>
        <w:rPr>
          <w:rFonts w:cs="Arial" w:ascii="Arial" w:hAnsi="Arial"/>
        </w:rPr>
        <w:t xml:space="preserve"> However, the developers of decontam recommend a threshold of 0.5 in these cases. SCRuB’s relatively modest to poor performance under our assessments may arise from a mismatch between its mechanism and the metric itself. Rather than entirely eliminating contaminant taxa, SCRuB probabilistically subtracts reads attributable to a pooled background source, leaving residual abundances of contaminant taxa. Consequently, a binary presence/absence based metric cannot be applicable, since a down-weighted but non-zero taxon still registers as present. Additionally, performance may be further limited by the absence of well-to-well spatial (plate position) information in our study, as SCRuB is reported to achieve its best results when such information is available. Nevertheless, the overall bacterial composition revealed by SCRuB remained comparable to that of Nj, suggesting that despite its apparent underperformance on our metric, the method still captured biologically meaningful signal. </w:t>
      </w:r>
    </w:p>
    <w:p>
      <w:pPr>
        <w:pStyle w:val="BodyText"/>
        <w:spacing w:lineRule="auto" w:line="480"/>
        <w:jc w:val="both"/>
        <w:rPr>
          <w:rFonts w:ascii="Arial" w:hAnsi="Arial" w:cs="Arial"/>
        </w:rPr>
      </w:pPr>
      <w:r>
        <w:rPr>
          <w:rFonts w:cs="Arial" w:ascii="Arial" w:hAnsi="Arial"/>
        </w:rPr>
        <w:t>The original Nj decontamination approach was modified for the presented data set. Notably, due to the limited number of negative control samples, binomial statistical tests that is used in the original Nj approach may lack the sensitivity required to effectively filter out false positive contaminant taxa</w:t>
      </w:r>
      <w:sdt>
        <w:sdtPr>
          <w:placeholder>
            <w:docPart w:val="DefaultPlaceholder_-1854013440"/>
          </w:placeholder>
          <w:alias w:val="To edit, see citavi.com/edit"/>
          <w:tag w:val="CitaviPlaceholder#0ab71cdd-5c72-46f9-9c8f-0bf73711beaf"/>
          <w:id w:val="169972973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0YzgxZDlmLTBhYTMtNDhiNC04MTJjLWMyZWQ0MWU0ZDg2MCIsIlJhbmdlTGVuZ3RoIjox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FQyMjowNzoxMiIsIlByb2plY3QiOnsiJHJlZiI6IjgifX0sIlVzZU51bWJlcmluZ1R5cGVPZlBhcmVudERvY3VtZW50IjpmYWxzZX1dLCJGb3JtYXR0ZWRUZXh0Ijp7IiRpZCI6Ijc2IiwiQ291bnQiOjEsIlRleHRVbml0cyI6W3siJGlkIjoiNzciLCJGb250U3R5bGUiOnsiJGlkIjoiNzgiLCJTdXBlcnNjcmlwdCI6dHJ1ZX0sIlJlYWRpbmdPcmRlciI6MSwiVGV4dCI6IjYifV19LCJUYWciOiJDaXRhdmlQbGFjZWhvbGRlciMwYWI3MWNkZC01YzcyLTQ2ZjktOWM4Zi0wYmY3MzcxMWJlYWYiLCJUZXh0IjoiNi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For instance, a </w:t>
      </w:r>
      <w:r>
        <w:rPr>
          <w:rFonts w:cs="Arial" w:ascii="Arial" w:hAnsi="Arial"/>
        </w:rPr>
        <w:t>species appearing in only a single tumor sample, but absent from the NCTs, would pass the binomial test and be misclassified as a true intratumoral taxon. This highlights a potential limitation in contamination detection when NCT sample sizes are insufficient to capture rare contaminants. Thus, instead the Fisher’s exact test was used in our study.</w:t>
      </w:r>
    </w:p>
    <w:p>
      <w:pPr>
        <w:pStyle w:val="BodyText"/>
        <w:spacing w:lineRule="auto" w:line="480"/>
        <w:jc w:val="both"/>
        <w:rPr>
          <w:rFonts w:ascii="Arial" w:hAnsi="Arial" w:cs="Arial"/>
        </w:rPr>
      </w:pPr>
      <w:r>
        <w:rPr>
          <w:rFonts w:cs="Arial" w:ascii="Arial" w:hAnsi="Arial"/>
        </w:rPr>
        <w:t xml:space="preserve">Indeed, PDAC samples decontaminated with Nj approach harbored several high abundant species in FF that are well-known intestinal commensals from genera as </w:t>
      </w:r>
      <w:r>
        <w:rPr>
          <w:rFonts w:cs="Arial" w:ascii="Arial" w:hAnsi="Arial"/>
          <w:i/>
        </w:rPr>
        <w:t>Lactobacillus</w:t>
      </w:r>
      <w:r>
        <w:rPr>
          <w:rFonts w:cs="Arial" w:ascii="Arial" w:hAnsi="Arial"/>
        </w:rPr>
        <w:t xml:space="preserve">, </w:t>
      </w:r>
      <w:r>
        <w:rPr>
          <w:rFonts w:cs="Arial" w:ascii="Arial" w:hAnsi="Arial"/>
          <w:i/>
        </w:rPr>
        <w:t>Escherichia</w:t>
      </w:r>
      <w:r>
        <w:rPr>
          <w:rFonts w:cs="Arial" w:ascii="Arial" w:hAnsi="Arial"/>
        </w:rPr>
        <w:t xml:space="preserve">, </w:t>
      </w:r>
      <w:r>
        <w:rPr>
          <w:rFonts w:cs="Arial" w:ascii="Arial" w:hAnsi="Arial"/>
          <w:i/>
        </w:rPr>
        <w:t>Alistipes</w:t>
      </w:r>
      <w:r>
        <w:rPr>
          <w:rFonts w:cs="Arial" w:ascii="Arial" w:hAnsi="Arial"/>
        </w:rPr>
        <w:t xml:space="preserve">, and </w:t>
      </w:r>
      <w:r>
        <w:rPr>
          <w:rFonts w:cs="Arial" w:ascii="Arial" w:hAnsi="Arial"/>
          <w:i/>
        </w:rPr>
        <w:t>Bacteroides</w:t>
      </w:r>
      <w:r>
        <w:rPr>
          <w:rFonts w:cs="Arial" w:ascii="Arial" w:hAnsi="Arial"/>
        </w:rPr>
        <w:t>. These findings support the presence of a low-biomass microbiome in PDAC and suggest this approach for future intratumoral microbiome studies.</w:t>
      </w:r>
    </w:p>
    <w:p>
      <w:pPr>
        <w:pStyle w:val="BodyText"/>
        <w:spacing w:lineRule="auto" w:line="480"/>
        <w:jc w:val="both"/>
        <w:rPr>
          <w:rFonts w:ascii="Arial" w:hAnsi="Arial" w:cs="Arial"/>
        </w:rPr>
      </w:pPr>
      <w:r>
        <w:rPr>
          <w:rFonts w:cs="Arial" w:ascii="Arial" w:hAnsi="Arial"/>
        </w:rPr>
        <w:t xml:space="preserve">Nevertheless, a significant proportion of species was identified in both replicates following decontamination with the Nj approach, that were not shared between the technical controls (Supplementary </w:t>
      </w:r>
      <w:ins w:id="92" w:author="Linh Dang" w:date="2026-07-31T16:48:56Z">
        <w:r>
          <w:rPr>
            <w:rFonts w:cs="Arial" w:ascii="Arial" w:hAnsi="Arial"/>
          </w:rPr>
          <w:t>f</w:t>
        </w:r>
      </w:ins>
      <w:del w:id="93" w:author="Linh Dang" w:date="2026-07-31T16:48:55Z">
        <w:r>
          <w:rPr>
            <w:rFonts w:cs="Arial" w:ascii="Arial" w:hAnsi="Arial"/>
          </w:rPr>
          <w:delText>F</w:delText>
        </w:r>
      </w:del>
      <w:r>
        <w:rPr>
          <w:rFonts w:cs="Arial" w:ascii="Arial" w:hAnsi="Arial"/>
        </w:rPr>
        <w:t xml:space="preserve">igure S3). Here, a spatial distribution of microbes </w:t>
      </w:r>
      <w:del w:id="94" w:author="Linh Dang" w:date="2026-07-31T16:52:35Z">
        <w:r>
          <w:rPr>
            <w:rFonts w:cs="Arial" w:ascii="Arial" w:hAnsi="Arial"/>
          </w:rPr>
          <w:delText>can be</w:delText>
        </w:r>
      </w:del>
      <w:ins w:id="95" w:author="Linh Dang" w:date="2026-07-31T16:52:36Z">
        <w:r>
          <w:rPr>
            <w:rFonts w:cs="Arial" w:ascii="Arial" w:hAnsi="Arial"/>
          </w:rPr>
          <w:t>has been</w:t>
        </w:r>
      </w:ins>
      <w:r>
        <w:rPr>
          <w:rFonts w:cs="Arial" w:ascii="Arial" w:hAnsi="Arial"/>
        </w:rPr>
        <w:t xml:space="preserve"> discussed </w:t>
      </w:r>
      <w:del w:id="96" w:author="Linh Dang" w:date="2026-07-31T16:52:56Z">
        <w:r>
          <w:rPr>
            <w:rFonts w:cs="Arial" w:ascii="Arial" w:hAnsi="Arial"/>
          </w:rPr>
          <w:delText>that was</w:delText>
        </w:r>
      </w:del>
      <w:ins w:id="97" w:author="Linh Dang" w:date="2026-07-31T16:52:56Z">
        <w:r>
          <w:rPr>
            <w:rFonts w:cs="Arial" w:ascii="Arial" w:hAnsi="Arial"/>
          </w:rPr>
          <w:t>and</w:t>
        </w:r>
      </w:ins>
      <w:r>
        <w:rPr>
          <w:rFonts w:cs="Arial" w:ascii="Arial" w:hAnsi="Arial"/>
        </w:rPr>
        <w:t xml:space="preserve"> observed in several tumor entities</w:t>
      </w:r>
      <w:sdt>
        <w:sdtPr>
          <w:placeholder>
            <w:docPart w:val="DefaultPlaceholder_-1854013440"/>
          </w:placeholder>
          <w:alias w:val="To edit, see citavi.com/edit"/>
          <w:tag w:val="CitaviPlaceholder#d0abb057-3837-4883-a0fa-b837caf986fc"/>
          <w:id w:val="-112693077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NDU2MzZmLTI5MGQtNDM4NC1hY2U0LTcyMTY1YzkwM2E4NCIsIlJhbmdlTGVuZ3RoIjoyLCJSZWZlcmVuY2VJZCI6IjhkN2JmY2U0LWM5NTEtNDc0YS04NmM4LTIxYjEzMTNkNTVk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21</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r>
        <w:rPr>
          <w:rFonts w:cs="Arial" w:ascii="Arial" w:hAnsi="Arial"/>
        </w:rPr>
        <w:t xml:space="preserve"> Moreover, a PCR bias could result in detection of low-abundant species</w:t>
      </w:r>
      <w:sdt>
        <w:sdtPr>
          <w:placeholder>
            <w:docPart w:val="DefaultPlaceholder_-1854013440"/>
          </w:placeholder>
          <w:alias w:val="To edit, see citavi.com/edit"/>
          <w:tag w:val="CitaviPlaceholder#ed7da0d6-24aa-4c42-8e37-d66b5a875194"/>
          <w:id w:val="125330810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wNDBmMGVkLWVhMmEtNGE0NC1iMTIyLTllZGYzZDJlYjg5MCIsIlJhbmdlTGVuZ3RoIjoyLCJSZWZlcmVuY2VJZCI6IjU1ZDYxNjMxLTIxZmYtNDk4Zi1iYmJmLTRjZjg2MjhmMWQx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0seyIkaWQiOiIzNCIsIiR0eXBlIjoiU3dpc3NBY2FkZW1pYy5DaXRhdmkuUGVyc29uLCBTd2lzc0FjYWRlbWljLkNpdGF2aSIsIkZpcnN0TmFtZSI6IkFzaGxleSIsIkxhc3ROYW1lIjoiU2hhZGUiLCJQcm90ZWN0ZWQiOmZhbHNlLCJTZXgiOjAsIkNyZWF0ZWRCeSI6Il9DaHJpc3RvcGggQW1tZXItSGVycm1lbmF1IiwiQ3JlYXRlZE9uIjoiMjAyNi0wNy0yOFQyMDo0NDo1MiIsIk1vZGlmaWVkQnkiOiJfQ2hyaXN0b3BoIEFtbWVyLUhlcnJtZW5hdSIsIklkIjoiYjVmMzI2OGYtMjFiMS00NWY5LTk0ODAtNjg1M2JhZmE5YzQ2IiwiTW9kaWZpZWRPbiI6IjIwMjYtMDctMjhUMjA6NDQ6NTIiLCJQcm9qZWN0Ijp7IiRyZWYiOiI4In19LHsiJGlkIjoiMz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}</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17</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r>
        <w:rPr>
          <w:rFonts w:cs="Arial" w:ascii="Arial" w:hAnsi="Arial"/>
        </w:rPr>
        <w:t>Finally, the persistence of certain environmental taxa—likely not fully removed by decontamination—highlights the inherent difficulty in assessing a reliable intratumoral microbiome.</w:t>
      </w:r>
    </w:p>
    <w:p>
      <w:pPr>
        <w:pStyle w:val="BodyText"/>
        <w:spacing w:lineRule="auto" w:line="480"/>
        <w:jc w:val="both"/>
        <w:rPr>
          <w:rFonts w:ascii="Arial" w:hAnsi="Arial" w:cs="Arial"/>
        </w:rPr>
      </w:pPr>
      <w:r>
        <w:rPr>
          <w:rFonts w:cs="Arial" w:ascii="Arial" w:hAnsi="Arial"/>
        </w:rPr>
        <w:t>The minimal overlap between FF and FFPE samples indicated significant obstacles in the investigation of the intratumoral microbiome using FFPE samples. Nejman et al. were able to detect a reliable microbial composition in FFPE samples</w:t>
      </w:r>
      <w:sdt>
        <w:sdtPr>
          <w:placeholder>
            <w:docPart w:val="DefaultPlaceholder_-1854013440"/>
          </w:placeholder>
          <w:alias w:val="To edit, see citavi.com/edit"/>
          <w:tag w:val="CitaviPlaceholder#3f0db36b-f51f-4b61-9637-aa1eed0034bb"/>
          <w:id w:val="29462777"/>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5MmIxYzkzLTZmYzEtNDdlOS04NzBjLWU1ZGM3ZWNkMTRjNSIsIlJhbmdlTGVuZ3RoIjox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FQyMjowNzoxMiIsIlByb2plY3QiOnsiJHJlZiI6IjgifX0sIlVzZU51bWJlcmluZ1R5cGVPZlBhcmVudERvY3VtZW50IjpmYWxzZX1dLCJGb3JtYXR0ZWRUZXh0Ijp7IiRpZCI6Ijc2IiwiQ291bnQiOjEsIlRleHRVbml0cyI6W3siJGlkIjoiNzciLCJGb250U3R5bGUiOnsiJGlkIjoiNzgiLCJTdXBlcnNjcmlwdCI6dHJ1ZX0sIlJlYWRpbmdPcmRlciI6MSwiVGV4dCI6IjYifV19LCJUYWciOiJDaXRhdmlQbGFjZWhvbGRlciMzZjBkYjM2Yi1mNTFmLTRiNjEtOTYzNy1hYTFlZWQwMDM0YmIiLCJUZXh0IjoiNi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However, that was only possible by more than 800 negative controls, which is again mostly not feasible for </w:t>
      </w:r>
      <w:r>
        <w:rPr>
          <w:rFonts w:cs="Arial" w:ascii="Arial" w:hAnsi="Arial"/>
        </w:rPr>
        <w:t>mechanism-focused studies and experimental mouse models.</w:t>
      </w:r>
    </w:p>
    <w:p>
      <w:pPr>
        <w:pStyle w:val="Heading2"/>
        <w:spacing w:lineRule="auto" w:line="480"/>
        <w:jc w:val="both"/>
        <w:rPr>
          <w:rFonts w:ascii="Arial" w:hAnsi="Arial" w:eastAsia="Aptos" w:cs="Arial"/>
          <w:color w:val="auto"/>
          <w:sz w:val="24"/>
          <w:szCs w:val="24"/>
        </w:rPr>
      </w:pPr>
      <w:r>
        <w:rPr>
          <w:rFonts w:eastAsia="Aptos" w:cs="Arial" w:ascii="Arial" w:hAnsi="Arial"/>
          <w:color w:val="auto"/>
          <w:sz w:val="24"/>
          <w:szCs w:val="24"/>
        </w:rPr>
        <w:t>In summary, our findings from one of the largest NCT surveys underscore the significant human contribution to batch effects, which must be accounted for in low-biomass studies. Moreover, we show that an adjusted Nj approach reliably captures intratumoral microbial composition in FF samples, but not in FFPE tissues, making it suitable for mechanism-based analyses.</w:t>
      </w:r>
    </w:p>
    <w:p>
      <w:pPr>
        <w:pStyle w:val="Heading2"/>
        <w:rPr>
          <w:rFonts w:ascii="Arial" w:hAnsi="Arial" w:cs="Arial"/>
        </w:rPr>
      </w:pPr>
      <w:r>
        <w:rPr>
          <w:rFonts w:cs="Arial" w:ascii="Arial" w:hAnsi="Arial"/>
        </w:rPr>
        <w:t>Materials and Methods</w:t>
      </w:r>
    </w:p>
    <w:p>
      <w:pPr>
        <w:pStyle w:val="Heading3"/>
        <w:rPr>
          <w:rFonts w:ascii="Arial" w:hAnsi="Arial" w:cs="Arial"/>
        </w:rPr>
      </w:pPr>
      <w:r>
        <w:rPr>
          <w:rFonts w:cs="Arial" w:ascii="Arial" w:hAnsi="Arial"/>
        </w:rPr>
        <w:t>Sample Collection and Processing</w:t>
      </w:r>
    </w:p>
    <w:p>
      <w:pPr>
        <w:pStyle w:val="FirstParagraph"/>
        <w:spacing w:lineRule="auto" w:line="480"/>
        <w:jc w:val="both"/>
        <w:rPr>
          <w:rFonts w:ascii="Arial" w:hAnsi="Arial" w:cs="Arial"/>
        </w:rPr>
      </w:pPr>
      <w:bookmarkStart w:id="4" w:name="sample-collection-and-processing"/>
      <w:r>
        <w:rPr>
          <w:rFonts w:cs="Arial" w:ascii="Arial" w:hAnsi="Arial"/>
        </w:rPr>
        <w:t xml:space="preserve">Negative control samples were collected at several steps of a pipeline to counter against </w:t>
      </w:r>
      <w:commentRangeStart w:id="4"/>
      <w:r>
        <w:rPr>
          <w:rFonts w:cs="Arial" w:ascii="Arial" w:hAnsi="Arial"/>
        </w:rPr>
        <w:t xml:space="preserve">contamination. Both NCT and tumor samples were sequenced via whole 16S rRNA gene. Dorado (version 0.9) was used as a base-caller, and MetaPONT (15) was used to obtain bacterial profile of a sample. MetaPONT’s library comprises complete </w:t>
      </w:r>
      <w:r>
        <w:rPr>
          <w:rFonts w:cs="Arial" w:ascii="Arial" w:hAnsi="Arial"/>
        </w:rPr>
      </w:r>
      <w:commentRangeEnd w:id="4"/>
      <w:r>
        <w:commentReference w:id="4"/>
      </w:r>
      <w:r>
        <w:rPr>
          <w:rFonts w:cs="Arial" w:ascii="Arial" w:hAnsi="Arial"/>
        </w:rPr>
        <w:t>genome of 13550 bacterial taxa, latest updat</w:t>
      </w:r>
      <w:bookmarkEnd w:id="4"/>
      <w:r>
        <w:rPr>
          <w:rFonts w:cs="Arial" w:ascii="Arial" w:hAnsi="Arial"/>
        </w:rPr>
        <w:t>ed on December 2024.</w:t>
      </w:r>
    </w:p>
    <w:p>
      <w:pPr>
        <w:pStyle w:val="BodyText"/>
        <w:spacing w:lineRule="auto" w:line="480"/>
        <w:jc w:val="both"/>
        <w:rPr>
          <w:rFonts w:ascii="Arial" w:hAnsi="Arial" w:cs="Arial"/>
          <w:color w:themeColor="text1" w:val="000000"/>
        </w:rPr>
      </w:pPr>
      <w:r>
        <w:rPr>
          <w:rFonts w:cs="Arial" w:ascii="Arial" w:hAnsi="Arial"/>
        </w:rPr>
        <w:t xml:space="preserve">Mice experiments were </w:t>
      </w:r>
      <w:r>
        <w:rPr>
          <w:rFonts w:cs="Arial" w:ascii="Arial" w:hAnsi="Arial"/>
          <w:color w:themeColor="text1" w:val="000000"/>
        </w:rPr>
        <w:t xml:space="preserve">conducted in the Central </w:t>
      </w:r>
      <w:hyperlink r:id="rId3">
        <w:r>
          <w:rPr>
            <w:rStyle w:val="Hyperlink"/>
            <w:rFonts w:cs="Arial" w:ascii="Arial" w:hAnsi="Arial"/>
            <w:color w:themeColor="text1" w:val="000000"/>
          </w:rPr>
          <w:t>Animal Experimental</w:t>
        </w:r>
      </w:hyperlink>
      <w:r>
        <w:rPr>
          <w:rFonts w:cs="Arial" w:ascii="Arial" w:hAnsi="Arial"/>
          <w:color w:themeColor="text1" w:val="000000"/>
        </w:rPr>
        <w:t xml:space="preserve"> Facility at the University Medical Center Goettingen, Germany. Approval was obtained by the LAVES Niedersachsen, Germany (application number 19/3085). </w:t>
      </w:r>
      <w:hyperlink r:id="rId4">
        <w:r>
          <w:rPr>
            <w:rStyle w:val="Hyperlink"/>
            <w:rFonts w:cs="Arial" w:ascii="Arial" w:hAnsi="Arial"/>
            <w:color w:themeColor="text1" w:val="000000"/>
          </w:rPr>
          <w:t>Animals</w:t>
        </w:r>
      </w:hyperlink>
      <w:r>
        <w:rPr>
          <w:rFonts w:cs="Arial" w:ascii="Arial" w:hAnsi="Arial"/>
          <w:color w:themeColor="text1" w:val="000000"/>
        </w:rPr>
        <w:t xml:space="preserve"> were housed under the following conditions: light-dark-cycle of 12 h/12 h, 23 ± 1 °C room temperature (RT), 40–60% humidity, and non-sterile cages. The KPC (</w:t>
      </w:r>
      <w:r>
        <w:rPr>
          <w:rFonts w:cs="Arial" w:ascii="Arial" w:hAnsi="Arial"/>
          <w:i/>
          <w:iCs/>
          <w:color w:themeColor="text1" w:val="000000"/>
        </w:rPr>
        <w:t>LSL-Kras</w:t>
      </w:r>
      <w:r>
        <w:rPr>
          <w:rFonts w:cs="Arial" w:ascii="Arial" w:hAnsi="Arial"/>
          <w:i/>
          <w:iCs/>
          <w:color w:themeColor="text1" w:val="000000"/>
          <w:vertAlign w:val="superscript"/>
        </w:rPr>
        <w:t>G12D/+</w:t>
      </w:r>
      <w:r>
        <w:rPr>
          <w:rFonts w:cs="Arial" w:ascii="Arial" w:hAnsi="Arial"/>
          <w:color w:themeColor="text1" w:val="000000"/>
        </w:rPr>
        <w:t>;</w:t>
      </w:r>
      <w:r>
        <w:rPr>
          <w:rFonts w:cs="Arial" w:ascii="Arial" w:hAnsi="Arial"/>
          <w:i/>
          <w:iCs/>
          <w:color w:themeColor="text1" w:val="000000"/>
        </w:rPr>
        <w:t>LSL-Trp53</w:t>
      </w:r>
      <w:r>
        <w:rPr>
          <w:rFonts w:cs="Arial" w:ascii="Arial" w:hAnsi="Arial"/>
          <w:i/>
          <w:iCs/>
          <w:color w:themeColor="text1" w:val="000000"/>
          <w:vertAlign w:val="superscript"/>
        </w:rPr>
        <w:t>R172H/+</w:t>
      </w:r>
      <w:r>
        <w:rPr>
          <w:rFonts w:cs="Arial" w:ascii="Arial" w:hAnsi="Arial"/>
          <w:color w:themeColor="text1" w:val="000000"/>
        </w:rPr>
        <w:t>;</w:t>
      </w:r>
      <w:r>
        <w:rPr>
          <w:rFonts w:cs="Arial" w:ascii="Arial" w:hAnsi="Arial"/>
          <w:i/>
          <w:iCs/>
          <w:color w:themeColor="text1" w:val="000000"/>
        </w:rPr>
        <w:t>Pdx-1-Cre</w:t>
      </w:r>
      <w:r>
        <w:rPr>
          <w:rFonts w:cs="Arial" w:ascii="Arial" w:hAnsi="Arial"/>
          <w:color w:themeColor="text1" w:val="000000"/>
        </w:rPr>
        <w:t xml:space="preserve">) mouse model used in this study has been previously </w:t>
      </w:r>
      <w:commentRangeStart w:id="5"/>
      <w:r>
        <w:rPr>
          <w:rFonts w:cs="Arial" w:ascii="Arial" w:hAnsi="Arial"/>
          <w:color w:themeColor="text1" w:val="000000"/>
        </w:rPr>
        <w:t>described</w:t>
      </w:r>
      <w:r>
        <w:rPr>
          <w:rFonts w:cs="Arial" w:ascii="Arial" w:hAnsi="Arial"/>
          <w:color w:themeColor="text1" w:val="000000"/>
        </w:rPr>
      </w:r>
      <w:commentRangeEnd w:id="5"/>
      <w:r>
        <w:commentReference w:id="5"/>
      </w:r>
      <w:r>
        <w:rPr>
          <w:rFonts w:cs="Arial" w:ascii="Arial" w:hAnsi="Arial"/>
          <w:color w:themeColor="text1" w:val="000000"/>
        </w:rPr>
        <w:t xml:space="preserve">. After tumor onset animals were screend 2-3 times a week and sacrificed when following criteria were fulfilled: overall morbidity, lethargy, signs of pain, rough fur, loss of self-care and social behavior, </w:t>
      </w:r>
      <w:hyperlink r:id="rId5">
        <w:r>
          <w:rPr>
            <w:rStyle w:val="Hyperlink"/>
            <w:rFonts w:cs="Arial" w:ascii="Arial" w:hAnsi="Arial"/>
            <w:color w:themeColor="text1" w:val="000000"/>
          </w:rPr>
          <w:t>ascites</w:t>
        </w:r>
      </w:hyperlink>
      <w:r>
        <w:rPr>
          <w:rFonts w:cs="Arial" w:ascii="Arial" w:hAnsi="Arial"/>
          <w:color w:themeColor="text1" w:val="000000"/>
        </w:rPr>
        <w:t xml:space="preserve">, </w:t>
      </w:r>
      <w:hyperlink r:id="rId6">
        <w:r>
          <w:rPr>
            <w:rStyle w:val="Hyperlink"/>
            <w:rFonts w:cs="Arial" w:ascii="Arial" w:hAnsi="Arial"/>
            <w:color w:themeColor="text1" w:val="000000"/>
          </w:rPr>
          <w:t>cachexia</w:t>
        </w:r>
      </w:hyperlink>
      <w:r>
        <w:rPr>
          <w:rFonts w:cs="Arial" w:ascii="Arial" w:hAnsi="Arial"/>
          <w:color w:themeColor="text1" w:val="000000"/>
        </w:rPr>
        <w:t xml:space="preserve">, </w:t>
      </w:r>
      <w:hyperlink r:id="rId7">
        <w:r>
          <w:rPr>
            <w:rStyle w:val="Hyperlink"/>
            <w:rFonts w:cs="Arial" w:ascii="Arial" w:hAnsi="Arial"/>
            <w:color w:themeColor="text1" w:val="000000"/>
          </w:rPr>
          <w:t>body weight</w:t>
        </w:r>
      </w:hyperlink>
      <w:r>
        <w:rPr>
          <w:rFonts w:cs="Arial" w:ascii="Arial" w:hAnsi="Arial"/>
          <w:color w:themeColor="text1" w:val="000000"/>
        </w:rPr>
        <w:t xml:space="preserve"> loss of ≥20%.</w:t>
      </w:r>
    </w:p>
    <w:p>
      <w:pPr>
        <w:pStyle w:val="BodyText"/>
        <w:spacing w:lineRule="auto" w:line="480"/>
        <w:jc w:val="both"/>
        <w:rPr>
          <w:rFonts w:ascii="Arial" w:hAnsi="Arial" w:cs="Arial"/>
          <w:color w:themeColor="text1" w:val="000000"/>
        </w:rPr>
      </w:pPr>
      <w:commentRangeStart w:id="6"/>
      <w:r>
        <w:rPr>
          <w:rFonts w:cs="Arial" w:ascii="Arial" w:hAnsi="Arial"/>
          <w:color w:themeColor="text1" w:val="000000"/>
        </w:rPr>
        <w:t>DNA-Extraction</w:t>
      </w:r>
    </w:p>
    <w:p>
      <w:pPr>
        <w:pStyle w:val="Heading3"/>
        <w:spacing w:lineRule="auto" w:line="480"/>
        <w:jc w:val="both"/>
        <w:rPr>
          <w:rFonts w:ascii="Arial" w:hAnsi="Arial" w:cs="Arial"/>
        </w:rPr>
      </w:pPr>
      <w:bookmarkStart w:id="5" w:name="s-rrna-sequencing"/>
      <w:r>
        <w:rPr>
          <w:rFonts w:cs="Arial" w:ascii="Arial" w:hAnsi="Arial"/>
        </w:rPr>
        <w:t>16S rRNA Sequencing</w:t>
      </w:r>
      <w:bookmarkEnd w:id="5"/>
      <w:commentRangeEnd w:id="6"/>
      <w:r>
        <w:commentReference w:id="6"/>
      </w:r>
      <w:r>
        <w:rPr>
          <w:rFonts w:cs="Arial" w:ascii="Arial" w:hAnsi="Arial"/>
        </w:rPr>
      </w:r>
    </w:p>
    <w:p>
      <w:pPr>
        <w:pStyle w:val="Heading3"/>
        <w:spacing w:lineRule="auto" w:line="480"/>
        <w:jc w:val="both"/>
        <w:rPr>
          <w:rFonts w:ascii="Arial" w:hAnsi="Arial" w:cs="Arial"/>
        </w:rPr>
      </w:pPr>
      <w:r>
        <w:rPr>
          <w:rFonts w:cs="Arial" w:ascii="Arial" w:hAnsi="Arial"/>
        </w:rPr>
        <w:t>Normalization</w:t>
      </w:r>
    </w:p>
    <w:p>
      <w:pPr>
        <w:pStyle w:val="FirstParagraph"/>
        <w:spacing w:lineRule="auto" w:line="480"/>
        <w:jc w:val="both"/>
        <w:rPr>
          <w:rFonts w:ascii="Arial" w:hAnsi="Arial" w:cs="Arial"/>
        </w:rPr>
      </w:pPr>
      <w:bookmarkStart w:id="6" w:name="normalization"/>
      <w:r>
        <w:rPr>
          <w:rFonts w:cs="Arial" w:ascii="Arial" w:hAnsi="Arial"/>
        </w:rPr>
        <w:t xml:space="preserve">We applied </w:t>
      </w:r>
      <w:commentRangeStart w:id="7"/>
      <w:r>
        <w:rPr>
          <w:rFonts w:cs="Arial" w:ascii="Arial" w:hAnsi="Arial"/>
        </w:rPr>
        <w:t>rarefaction</w:t>
      </w:r>
      <w:r>
        <w:rPr>
          <w:rFonts w:cs="Arial" w:ascii="Arial" w:hAnsi="Arial"/>
        </w:rPr>
      </w:r>
      <w:commentRangeEnd w:id="7"/>
      <w:r>
        <w:commentReference w:id="7"/>
      </w:r>
      <w:r>
        <w:rPr>
          <w:rFonts w:cs="Arial" w:ascii="Arial" w:hAnsi="Arial"/>
        </w:rPr>
        <w:t xml:space="preserve"> and Wrench method in R package (8</w:t>
      </w:r>
      <w:bookmarkEnd w:id="6"/>
      <w:r>
        <w:rPr>
          <w:rFonts w:cs="Arial" w:ascii="Arial" w:hAnsi="Arial"/>
        </w:rPr>
        <w:t>) for normalization.</w:t>
      </w:r>
    </w:p>
    <w:p>
      <w:pPr>
        <w:pStyle w:val="Heading3"/>
        <w:spacing w:lineRule="auto" w:line="480"/>
        <w:jc w:val="both"/>
        <w:rPr>
          <w:rFonts w:ascii="Arial" w:hAnsi="Arial" w:cs="Arial"/>
        </w:rPr>
      </w:pPr>
      <w:r>
        <w:rPr>
          <w:rFonts w:cs="Arial" w:ascii="Arial" w:hAnsi="Arial"/>
        </w:rPr>
        <w:t>Trivial Filtering Taxa by Prevalence and Abundance</w:t>
      </w:r>
    </w:p>
    <w:p>
      <w:pPr>
        <w:pStyle w:val="FirstParagraph"/>
        <w:spacing w:lineRule="auto" w:line="480"/>
        <w:jc w:val="both"/>
        <w:rPr>
          <w:rFonts w:ascii="Arial" w:hAnsi="Arial" w:cs="Arial"/>
        </w:rPr>
      </w:pPr>
      <w:r>
        <w:rPr>
          <w:rFonts w:cs="Arial" w:ascii="Arial" w:hAnsi="Arial"/>
        </w:rPr>
        <w:t>In the section of contaminant survey study as well as contamination investigation in various environments, we utilized taxa_filter function from R package microViz (13) to eliminate extremely rare and possibly noise taxa. The pseudo-code is provided in the technical supplementary file.</w:t>
      </w:r>
    </w:p>
    <w:p>
      <w:pPr>
        <w:pStyle w:val="BodyText"/>
        <w:spacing w:lineRule="auto" w:line="480"/>
        <w:jc w:val="both"/>
        <w:rPr>
          <w:rFonts w:ascii="Arial" w:hAnsi="Arial" w:cs="Arial"/>
        </w:rPr>
      </w:pPr>
      <w:bookmarkStart w:id="7" w:name="Xd1ff9c421cd0ba9a4e1536e9faf60ab9fbcf794"/>
      <w:r>
        <w:rPr>
          <w:rFonts w:cs="Arial" w:ascii="Arial" w:hAnsi="Arial"/>
        </w:rPr>
        <w:t>In the murine PDAC FF study which comprises PDAC and corresponding negative control samples, we applied slightly different threshold for each category. For the PDAC true sample, we set the threshold for minimal total abundance as $1e-6$, while for their respectively negative control we reduce this threshold to $5e-7$, due to the assumption that the microbiome content in negative control is much sparer than in tumor sample. Detail and pseudo-code could be found in the technical supplementary file.</w:t>
      </w:r>
      <w:bookmarkEnd w:id="7"/>
    </w:p>
    <w:p>
      <w:pPr>
        <w:pStyle w:val="Heading3"/>
        <w:spacing w:lineRule="auto" w:line="480"/>
        <w:jc w:val="both"/>
        <w:rPr>
          <w:rFonts w:ascii="Arial" w:hAnsi="Arial" w:cs="Arial"/>
        </w:rPr>
      </w:pPr>
      <w:r>
        <w:rPr>
          <w:rFonts w:cs="Arial" w:ascii="Arial" w:hAnsi="Arial"/>
        </w:rPr>
        <w:t>Statistical Analysis</w:t>
      </w:r>
    </w:p>
    <w:p>
      <w:pPr>
        <w:pStyle w:val="FirstParagraph"/>
        <w:spacing w:lineRule="auto" w:line="480"/>
        <w:jc w:val="both"/>
        <w:rPr>
          <w:rFonts w:ascii="Arial" w:hAnsi="Arial" w:cs="Arial"/>
        </w:rPr>
      </w:pPr>
      <w:r>
        <w:rPr>
          <w:rFonts w:cs="Arial" w:ascii="Arial" w:hAnsi="Arial"/>
        </w:rPr>
        <w:t>In the contamination survey and negative sequencing in different environments, we applied t-test and PERNOVA test along with alpha and beta analysis respectively. Multiple testing correction is Benjamini-Hochberg procedure.</w:t>
      </w:r>
    </w:p>
    <w:p>
      <w:pPr>
        <w:pStyle w:val="BodyText"/>
        <w:spacing w:lineRule="auto" w:line="480"/>
        <w:jc w:val="both"/>
        <w:rPr>
          <w:rFonts w:ascii="Arial" w:hAnsi="Arial" w:cs="Arial"/>
        </w:rPr>
      </w:pPr>
      <w:bookmarkStart w:id="8" w:name="statistical-analysis"/>
      <w:r>
        <w:rPr>
          <w:rFonts w:cs="Arial" w:ascii="Arial" w:hAnsi="Arial"/>
        </w:rPr>
        <w:t>In the murine PDAC samples study, we applied either paired Wilcoxon signed rank test or linear mixed model with random effect to evaluate various decontamination methods. Multiple testing correction is Benjamini-Hochberg.</w:t>
      </w:r>
      <w:bookmarkEnd w:id="8"/>
    </w:p>
    <w:p>
      <w:pPr>
        <w:pStyle w:val="Heading3"/>
        <w:spacing w:lineRule="auto" w:line="480"/>
        <w:jc w:val="both"/>
        <w:rPr>
          <w:rFonts w:ascii="Arial" w:hAnsi="Arial" w:cs="Arial"/>
        </w:rPr>
      </w:pPr>
      <w:r>
        <w:rPr>
          <w:rFonts w:cs="Arial" w:ascii="Arial" w:hAnsi="Arial"/>
        </w:rPr>
        <w:t>Decontamination Methods</w:t>
      </w:r>
    </w:p>
    <w:p>
      <w:pPr>
        <w:pStyle w:val="FirstParagraph"/>
        <w:spacing w:lineRule="auto" w:line="480"/>
        <w:jc w:val="both"/>
        <w:rPr>
          <w:rFonts w:ascii="Arial" w:hAnsi="Arial" w:cs="Arial"/>
        </w:rPr>
      </w:pPr>
      <w:bookmarkStart w:id="9" w:name="decontamination-methods"/>
      <w:r>
        <w:rPr>
          <w:rFonts w:cs="Arial" w:ascii="Arial" w:hAnsi="Arial"/>
        </w:rPr>
        <w:t xml:space="preserve">Four decontamination approaches were evaluated: (1) Restrictive filtering: taxa detected in any </w:t>
      </w:r>
      <w:commentRangeStart w:id="8"/>
      <w:r>
        <w:rPr>
          <w:rFonts w:cs="Arial" w:ascii="Arial" w:hAnsi="Arial"/>
        </w:rPr>
        <w:t>NCT samples were excluded from further analyses; (2) Decontam (6): probability-based classification of contaminant taxa using negative control prevalence; (3) SCRuB (2): source tracking-based contaminant removal; and (4) Nejman et. al. procedure (7): the decontamination strategy incorporating multiple filtering criteria. Notbly, instead of binomial testing as Nejman et al. described in (7), we applied Fisher test instead due to small number of samples and negative controls. The implementation of those four decontamination methods is available in the github repository</w:t>
      </w:r>
      <w:bookmarkEnd w:id="9"/>
      <w:r>
        <w:rPr>
          <w:rFonts w:cs="Arial" w:ascii="Arial" w:hAnsi="Arial"/>
        </w:rPr>
      </w:r>
      <w:commentRangeEnd w:id="8"/>
      <w:r>
        <w:commentReference w:id="8"/>
      </w:r>
      <w:r>
        <w:rPr>
          <w:rFonts w:cs="Arial" w:ascii="Arial" w:hAnsi="Arial"/>
        </w:rPr>
        <w:t>.</w:t>
      </w:r>
    </w:p>
    <w:p>
      <w:pPr>
        <w:pStyle w:val="Heading3"/>
        <w:spacing w:lineRule="auto" w:line="480"/>
        <w:jc w:val="both"/>
        <w:rPr>
          <w:rFonts w:ascii="Arial" w:hAnsi="Arial" w:cs="Arial"/>
        </w:rPr>
      </w:pPr>
      <w:r>
        <w:rPr>
          <w:rFonts w:cs="Arial" w:ascii="Arial" w:hAnsi="Arial"/>
        </w:rPr>
        <w:t>Composite Score</w:t>
      </w:r>
    </w:p>
    <w:p>
      <w:pPr>
        <w:pStyle w:val="FirstParagraph"/>
        <w:spacing w:lineRule="auto" w:line="480"/>
        <w:jc w:val="both"/>
        <w:rPr>
          <w:rFonts w:ascii="Arial" w:hAnsi="Arial" w:cs="Arial"/>
        </w:rPr>
      </w:pPr>
      <w:bookmarkStart w:id="10" w:name="composite-score"/>
      <w:bookmarkStart w:id="11" w:name="materials-and-methods"/>
      <w:r>
        <w:rPr>
          <w:rFonts w:cs="Arial" w:ascii="Arial" w:hAnsi="Arial"/>
        </w:rPr>
        <w:t>Composite score is calculated from the bacterial profile after or before decontamination and the longitudinal contaminant survey. This score comprised of two parts: yield and purity. Yield is an entity quantifying the percentage of number of putative true taxa not overlap with NCT survey over number of total observed taxa, while the purity calculates the fraction between the same nominator over the number of putative true taxa from a certain decontamination method. The technical detail of the calculation could be found at Supplementary.</w:t>
      </w:r>
      <w:bookmarkEnd w:id="10"/>
      <w:bookmarkEnd w:id="11"/>
    </w:p>
    <w:p>
      <w:pPr>
        <w:pStyle w:val="Heading2"/>
        <w:rPr>
          <w:rFonts w:ascii="Arial" w:hAnsi="Arial" w:cs="Arial"/>
        </w:rPr>
      </w:pPr>
      <w:bookmarkStart w:id="12" w:name="data-and-code-availability"/>
      <w:r>
        <w:rPr>
          <w:rFonts w:cs="Arial" w:ascii="Arial" w:hAnsi="Arial"/>
        </w:rPr>
        <w:t>Data and Code Availability</w:t>
      </w:r>
      <w:bookmarkEnd w:id="12"/>
    </w:p>
    <w:p>
      <w:pPr>
        <w:pStyle w:val="BodyText"/>
        <w:rPr>
          <w:rFonts w:ascii="Arial" w:hAnsi="Arial" w:cs="Arial"/>
        </w:rPr>
      </w:pPr>
      <w:r>
        <w:rPr>
          <w:rFonts w:cs="Arial" w:ascii="Arial" w:hAnsi="Arial"/>
        </w:rPr>
      </w:r>
    </w:p>
    <w:p>
      <w:pPr>
        <w:pStyle w:val="BodyText"/>
        <w:rPr>
          <w:rFonts w:ascii="Arial" w:hAnsi="Arial" w:eastAsia="font1299" w:cs="Arial"/>
          <w:color w:val="000000"/>
        </w:rPr>
      </w:pPr>
      <w:r>
        <w:rPr>
          <w:rFonts w:eastAsia="font1299" w:cs="Arial" w:ascii="Arial" w:hAnsi="Arial"/>
          <w:color w:val="0F4761"/>
          <w:sz w:val="32"/>
          <w:szCs w:val="32"/>
        </w:rPr>
        <w:t>Abbreviations</w:t>
      </w:r>
    </w:p>
    <w:p>
      <w:pPr>
        <w:pStyle w:val="BodyText"/>
        <w:rPr>
          <w:rFonts w:ascii="Arial" w:hAnsi="Arial" w:eastAsia="font1299" w:cs="Arial"/>
          <w:color w:val="000000"/>
        </w:rPr>
      </w:pPr>
      <w:r>
        <w:rPr>
          <w:rFonts w:eastAsia="font1299" w:cs="Arial" w:ascii="Arial" w:hAnsi="Arial"/>
          <w:color w:val="000000"/>
        </w:rPr>
        <w:t>DAA – Differential abundance analysis</w:t>
      </w:r>
    </w:p>
    <w:p>
      <w:pPr>
        <w:pStyle w:val="BodyText"/>
        <w:rPr>
          <w:rFonts w:ascii="Arial" w:hAnsi="Arial" w:eastAsia="font1299" w:cs="Arial"/>
          <w:color w:val="000000"/>
        </w:rPr>
      </w:pPr>
      <w:r>
        <w:rPr>
          <w:rFonts w:eastAsia="font1299" w:cs="Arial" w:ascii="Arial" w:hAnsi="Arial"/>
          <w:color w:val="000000"/>
        </w:rPr>
        <w:t>FF – Fresh frozen samples</w:t>
      </w:r>
    </w:p>
    <w:p>
      <w:pPr>
        <w:pStyle w:val="BodyText"/>
        <w:rPr>
          <w:rFonts w:ascii="Arial" w:hAnsi="Arial" w:eastAsia="font1299" w:cs="Arial"/>
          <w:color w:val="000000"/>
        </w:rPr>
      </w:pPr>
      <w:r>
        <w:rPr>
          <w:rFonts w:eastAsia="font1299" w:cs="Arial" w:ascii="Arial" w:hAnsi="Arial"/>
          <w:color w:val="000000"/>
        </w:rPr>
        <w:t>CB – Contamination background</w:t>
      </w:r>
    </w:p>
    <w:p>
      <w:pPr>
        <w:pStyle w:val="BodyText"/>
        <w:rPr>
          <w:rFonts w:ascii="Arial" w:hAnsi="Arial" w:eastAsia="font1299" w:cs="Arial"/>
          <w:color w:val="000000"/>
        </w:rPr>
      </w:pPr>
      <w:r>
        <w:rPr>
          <w:rFonts w:eastAsia="font1299" w:cs="Arial" w:ascii="Arial" w:hAnsi="Arial"/>
          <w:color w:val="000000"/>
        </w:rPr>
        <w:t>Db-RDA – distance-based redundancy analysis</w:t>
      </w:r>
    </w:p>
    <w:p>
      <w:pPr>
        <w:pStyle w:val="BodyText"/>
        <w:rPr>
          <w:rFonts w:ascii="Arial" w:hAnsi="Arial" w:eastAsia="font1299" w:cs="Arial"/>
          <w:color w:val="000000"/>
        </w:rPr>
      </w:pPr>
      <w:r>
        <w:rPr>
          <w:rFonts w:eastAsia="font1299" w:cs="Arial" w:ascii="Arial" w:hAnsi="Arial"/>
          <w:color w:val="000000"/>
        </w:rPr>
        <w:t>FFPE – Formalin-fixed paraffin-embedded samples</w:t>
      </w:r>
    </w:p>
    <w:p>
      <w:pPr>
        <w:pStyle w:val="BodyText"/>
        <w:rPr>
          <w:rFonts w:ascii="Arial" w:hAnsi="Arial" w:eastAsia="font1299" w:cs="Arial"/>
          <w:color w:val="000000"/>
        </w:rPr>
      </w:pPr>
      <w:r>
        <w:rPr>
          <w:rFonts w:eastAsia="font1299" w:cs="Arial" w:ascii="Arial" w:hAnsi="Arial"/>
          <w:color w:val="000000"/>
        </w:rPr>
        <w:t>LP – Laboratory person</w:t>
      </w:r>
    </w:p>
    <w:p>
      <w:pPr>
        <w:pStyle w:val="BodyText"/>
        <w:rPr>
          <w:rFonts w:ascii="Arial" w:hAnsi="Arial" w:eastAsia="font1299" w:cs="Arial"/>
          <w:color w:val="000000"/>
        </w:rPr>
      </w:pPr>
      <w:r>
        <w:rPr>
          <w:rFonts w:eastAsia="font1299" w:cs="Arial" w:ascii="Arial" w:hAnsi="Arial"/>
          <w:color w:val="000000"/>
        </w:rPr>
        <w:t>NCT – Negative controls</w:t>
      </w:r>
    </w:p>
    <w:p>
      <w:pPr>
        <w:pStyle w:val="BodyText"/>
        <w:rPr>
          <w:rFonts w:ascii="Arial" w:hAnsi="Arial" w:eastAsia="font1299" w:cs="Arial"/>
          <w:color w:val="000000"/>
        </w:rPr>
      </w:pPr>
      <w:r>
        <w:rPr>
          <w:rFonts w:eastAsia="font1299" w:cs="Arial" w:ascii="Arial" w:hAnsi="Arial"/>
          <w:color w:val="000000"/>
        </w:rPr>
        <w:t>ND – Non-decontaminated</w:t>
      </w:r>
    </w:p>
    <w:p>
      <w:pPr>
        <w:pStyle w:val="BodyText"/>
        <w:rPr>
          <w:rFonts w:ascii="Arial" w:hAnsi="Arial" w:eastAsia="font1299" w:cs="Arial"/>
          <w:color w:val="000000"/>
        </w:rPr>
      </w:pPr>
      <w:r>
        <w:rPr>
          <w:rFonts w:eastAsia="font1299" w:cs="Arial" w:ascii="Arial" w:hAnsi="Arial"/>
          <w:color w:val="000000"/>
        </w:rPr>
        <w:t>Nj – Nejman approach</w:t>
      </w:r>
    </w:p>
    <w:p>
      <w:pPr>
        <w:pStyle w:val="BodyText"/>
        <w:rPr>
          <w:rFonts w:ascii="Arial" w:hAnsi="Arial" w:eastAsia="font1299" w:cs="Arial"/>
          <w:color w:val="000000"/>
        </w:rPr>
      </w:pPr>
      <w:r>
        <w:rPr>
          <w:rFonts w:eastAsia="font1299" w:cs="Arial" w:ascii="Arial" w:hAnsi="Arial"/>
          <w:color w:val="000000"/>
        </w:rPr>
        <w:t>ONT – Oxford Nanopore Technologies</w:t>
      </w:r>
    </w:p>
    <w:p>
      <w:pPr>
        <w:pStyle w:val="BodyText"/>
        <w:rPr>
          <w:rFonts w:ascii="Arial" w:hAnsi="Arial" w:eastAsia="font1299" w:cs="Arial"/>
          <w:color w:val="000000"/>
        </w:rPr>
      </w:pPr>
      <w:r>
        <w:rPr>
          <w:rFonts w:eastAsia="font1299" w:cs="Arial" w:ascii="Arial" w:hAnsi="Arial"/>
          <w:color w:val="000000"/>
        </w:rPr>
        <w:t>PDAC – Pancreatic ductal adenocarcinoma</w:t>
      </w:r>
    </w:p>
    <w:p>
      <w:pPr>
        <w:pStyle w:val="BodyText"/>
        <w:rPr>
          <w:rFonts w:ascii="Arial" w:hAnsi="Arial" w:eastAsia="font1299" w:cs="Arial"/>
          <w:color w:val="0F4761"/>
        </w:rPr>
      </w:pPr>
      <w:r>
        <w:rPr>
          <w:rFonts w:eastAsia="font1299" w:cs="Arial" w:ascii="Arial" w:hAnsi="Arial"/>
          <w:color w:val="000000"/>
        </w:rPr>
        <w:t>SCRuB - Source-tracking for Contamination Removal in microBiomes</w:t>
      </w:r>
    </w:p>
    <w:p>
      <w:pPr>
        <w:pStyle w:val="BodyText"/>
        <w:rPr>
          <w:rFonts w:ascii="Arial" w:hAnsi="Arial" w:eastAsia="font1299" w:cs="Arial"/>
          <w:color w:val="0F4761"/>
        </w:rPr>
      </w:pPr>
      <w:r>
        <w:rPr>
          <w:rFonts w:eastAsia="font1299" w:cs="Arial" w:ascii="Arial" w:hAnsi="Arial"/>
          <w:color w:val="0F4761"/>
        </w:rPr>
      </w:r>
    </w:p>
    <w:p>
      <w:pPr>
        <w:pStyle w:val="BodyText"/>
        <w:rPr>
          <w:rFonts w:ascii="Arial" w:hAnsi="Arial" w:cs="Arial"/>
          <w:lang w:val="en-GB"/>
        </w:rPr>
      </w:pPr>
      <w:r>
        <w:rPr>
          <w:rFonts w:eastAsia="font1299" w:cs="Arial" w:ascii="Arial" w:hAnsi="Arial"/>
          <w:color w:val="0F4761"/>
          <w:sz w:val="32"/>
          <w:szCs w:val="32"/>
        </w:rPr>
        <w:t>Acknowledgment</w:t>
      </w:r>
    </w:p>
    <w:p>
      <w:pPr>
        <w:pStyle w:val="KeinLeerraum1"/>
        <w:spacing w:lineRule="auto" w:line="360" w:before="240" w:after="240"/>
        <w:ind w:right="-357"/>
        <w:jc w:val="both"/>
        <w:rPr>
          <w:rFonts w:ascii="Arial" w:hAnsi="Arial" w:cs="Arial"/>
          <w:b/>
          <w:sz w:val="24"/>
          <w:szCs w:val="24"/>
          <w:u w:val="single"/>
          <w:lang w:val="en-GB"/>
        </w:rPr>
      </w:pPr>
      <w:r>
        <w:rPr>
          <w:rFonts w:cs="Arial" w:ascii="Arial" w:hAnsi="Arial"/>
          <w:sz w:val="24"/>
          <w:szCs w:val="32"/>
          <w:lang w:val="en-GB"/>
        </w:rPr>
        <w:t xml:space="preserve">We like to thank Klara König and Tabea Wollborn, for bringing structure and order to the large library of negative controls. </w:t>
      </w:r>
      <w:r>
        <w:rPr>
          <w:rFonts w:cs="Arial" w:ascii="Arial" w:hAnsi="Arial"/>
          <w:sz w:val="24"/>
          <w:szCs w:val="24"/>
          <w:lang w:val="en-GB"/>
        </w:rPr>
        <w:t>All sequencing costs were covered by intramural funding of University Medical Center Goettingen, Forschungsförderungsprogramm 2021 – Startförderung Klinische Studien.</w:t>
      </w:r>
      <w:bookmarkEnd w:id="0"/>
    </w:p>
    <w:p>
      <w:pPr>
        <w:pStyle w:val="Normal"/>
        <w:rPr/>
      </w:pPr>
      <w:r>
        <w:rPr/>
      </w:r>
    </w:p>
    <w:p>
      <w:pPr>
        <w:pStyle w:val="CitaviBibliographyHeading"/>
        <w:rPr>
          <w:lang w:val="fr-FR"/>
        </w:rPr>
      </w:pPr>
      <w:r>
        <w:fldChar w:fldCharType="begin"/>
      </w:r>
      <w:r>
        <w:rPr/>
        <w:instrText xml:space="preserve">ADDIN CitaviBibliography</w:instrText>
      </w:r>
      <w:r>
        <w:rPr/>
      </w:r>
      <w:r>
        <w:rPr/>
        <w:fldChar w:fldCharType="separate"/>
      </w:r>
      <w:r>
        <w:rPr/>
      </w:r>
      <w:r>
        <w:rPr>
          <w:lang w:val="fr-FR"/>
        </w:rPr>
        <w:t>References</w:t>
      </w:r>
    </w:p>
    <w:p>
      <w:pPr>
        <w:pStyle w:val="CitaviBibliographyEntry"/>
        <w:rPr/>
      </w:pPr>
      <w:r>
        <w:rPr>
          <w:lang w:val="fr-FR"/>
        </w:rPr>
        <w:t>1.</w:t>
        <w:tab/>
      </w:r>
      <w:bookmarkStart w:id="13" w:name="_CTVL0013f1b79a6f84147ee83a9dfbfe3a422a5"/>
      <w:r>
        <w:rPr>
          <w:lang w:val="fr-FR"/>
        </w:rPr>
        <w:t>Yao, Y.</w:t>
      </w:r>
      <w:r>
        <w:rPr>
          <w:i/>
          <w:lang w:val="fr-FR"/>
        </w:rPr>
        <w:t xml:space="preserve"> et al. </w:t>
      </w:r>
      <w:r>
        <w:rPr/>
        <w:t xml:space="preserve">Microbiota in cancer: current understandings and future perspectives. </w:t>
      </w:r>
      <w:r>
        <w:rPr>
          <w:i/>
        </w:rPr>
        <w:t xml:space="preserve">Signal transduction and targeted therapy </w:t>
      </w:r>
      <w:r>
        <w:rPr>
          <w:b/>
        </w:rPr>
        <w:t xml:space="preserve">11, </w:t>
      </w:r>
      <w:r>
        <w:rPr/>
        <w:t>39; 10.1038/s41392-025-02335-3 (2026).</w:t>
      </w:r>
    </w:p>
    <w:p>
      <w:pPr>
        <w:pStyle w:val="CitaviBibliographyEntry"/>
        <w:rPr/>
      </w:pPr>
      <w:r>
        <w:rPr/>
        <w:t>2.</w:t>
        <w:tab/>
      </w:r>
      <w:bookmarkStart w:id="14" w:name="_CTVL001f7a5f1d08fac4881840b98915d6cdb65"/>
      <w:r>
        <w:rPr/>
        <w:t xml:space="preserve">Hanahan, D. Hallmarks of Cancer: New Dimensions. </w:t>
      </w:r>
      <w:r>
        <w:rPr>
          <w:i/>
        </w:rPr>
        <w:t xml:space="preserve">Cancer discovery </w:t>
      </w:r>
      <w:r>
        <w:rPr>
          <w:b/>
        </w:rPr>
        <w:t xml:space="preserve">12, </w:t>
      </w:r>
      <w:r>
        <w:rPr/>
        <w:t>31–46; 10.1158/2159-8290.CD-21-1059 (2022).</w:t>
      </w:r>
    </w:p>
    <w:p>
      <w:pPr>
        <w:pStyle w:val="CitaviBibliographyEntry"/>
        <w:rPr/>
      </w:pPr>
      <w:r>
        <w:rPr/>
        <w:t>3.</w:t>
        <w:tab/>
      </w:r>
      <w:bookmarkStart w:id="15" w:name="_CTVL0011a80755b5e8f4feb967493afc505156f"/>
      <w:r>
        <w:rPr/>
        <w:t>Pushalkar, S.</w:t>
      </w:r>
      <w:r>
        <w:rPr>
          <w:i/>
        </w:rPr>
        <w:t xml:space="preserve"> et al. </w:t>
      </w:r>
      <w:r>
        <w:rPr/>
        <w:t xml:space="preserve">The Pancreatic Cancer Microbiome Promotes Oncogenesis by Induction of Innate and Adaptive Immune Suppression. </w:t>
      </w:r>
      <w:r>
        <w:rPr>
          <w:i/>
        </w:rPr>
        <w:t xml:space="preserve">Cancer discovery </w:t>
      </w:r>
      <w:r>
        <w:rPr>
          <w:b/>
        </w:rPr>
        <w:t xml:space="preserve">8, </w:t>
      </w:r>
      <w:r>
        <w:rPr/>
        <w:t>403–416; 10.1158/2159-8290.CD-17-1134 (2018).</w:t>
      </w:r>
    </w:p>
    <w:p>
      <w:pPr>
        <w:pStyle w:val="CitaviBibliographyEntry"/>
        <w:rPr/>
      </w:pPr>
      <w:r>
        <w:rPr/>
        <w:t>4.</w:t>
        <w:tab/>
      </w:r>
      <w:bookmarkStart w:id="16" w:name="_CTVL001b3e06a05df1946dabf4c62a3f51ef184"/>
      <w:r>
        <w:rPr/>
        <w:t>Geller, L. T.</w:t>
      </w:r>
      <w:r>
        <w:rPr>
          <w:i/>
        </w:rPr>
        <w:t xml:space="preserve"> et al. </w:t>
      </w:r>
      <w:r>
        <w:rPr/>
        <w:t xml:space="preserve">Potential role of intratumor bacteria in mediating tumor resistance to the chemotherapeutic drug gemcitabine. </w:t>
      </w:r>
      <w:r>
        <w:rPr>
          <w:i/>
        </w:rPr>
        <w:t xml:space="preserve">Science (New York, N.Y.) </w:t>
      </w:r>
      <w:r>
        <w:rPr>
          <w:b/>
        </w:rPr>
        <w:t xml:space="preserve">357, </w:t>
      </w:r>
      <w:r>
        <w:rPr/>
        <w:t>1156–1160; 10.1126/science.aah5043 (2017).</w:t>
      </w:r>
    </w:p>
    <w:p>
      <w:pPr>
        <w:pStyle w:val="CitaviBibliographyEntry"/>
        <w:rPr/>
      </w:pPr>
      <w:r>
        <w:rPr/>
        <w:t>5.</w:t>
        <w:tab/>
      </w:r>
      <w:bookmarkStart w:id="17" w:name="_CTVL00184f212671e5d4f80b6ff79358613a8f4"/>
      <w:r>
        <w:rPr/>
        <w:t>Riquelme, E.</w:t>
      </w:r>
      <w:r>
        <w:rPr>
          <w:i/>
        </w:rPr>
        <w:t xml:space="preserve"> et al. </w:t>
      </w:r>
      <w:r>
        <w:rPr/>
        <w:t xml:space="preserve">Tumor Microbiome Diversity and Composition Influence Pancreatic Cancer Outcomes. </w:t>
      </w:r>
      <w:r>
        <w:rPr>
          <w:i/>
        </w:rPr>
        <w:t xml:space="preserve">Cell </w:t>
      </w:r>
      <w:r>
        <w:rPr>
          <w:b/>
        </w:rPr>
        <w:t xml:space="preserve">178, </w:t>
      </w:r>
      <w:r>
        <w:rPr/>
        <w:t>795-806.e12; 10.1016/j.cell.2019.07.008 (2019).</w:t>
      </w:r>
    </w:p>
    <w:p>
      <w:pPr>
        <w:pStyle w:val="CitaviBibliographyEntry"/>
        <w:rPr/>
      </w:pPr>
      <w:r>
        <w:rPr/>
        <w:t>6.</w:t>
        <w:tab/>
      </w:r>
      <w:bookmarkStart w:id="18" w:name="_CTVL00102a8ce77e7684325aaf6f1b2162638a5"/>
      <w:r>
        <w:rPr/>
        <w:t>Nejman, D.</w:t>
      </w:r>
      <w:r>
        <w:rPr>
          <w:i/>
        </w:rPr>
        <w:t xml:space="preserve"> et al. </w:t>
      </w:r>
      <w:r>
        <w:rPr/>
        <w:t xml:space="preserve">The human tumor microbiome is composed of tumor type-specific intracellular bacteria. </w:t>
      </w:r>
      <w:r>
        <w:rPr>
          <w:i/>
        </w:rPr>
        <w:t xml:space="preserve">Science (New York, N.Y.) </w:t>
      </w:r>
      <w:r>
        <w:rPr>
          <w:b/>
        </w:rPr>
        <w:t xml:space="preserve">368, </w:t>
      </w:r>
      <w:r>
        <w:rPr/>
        <w:t>973–980; 10.1126/science.aay9189 (2020).</w:t>
      </w:r>
    </w:p>
    <w:p>
      <w:pPr>
        <w:pStyle w:val="CitaviBibliographyEntry"/>
        <w:rPr/>
      </w:pPr>
      <w:r>
        <w:rPr/>
        <w:t>7.</w:t>
        <w:tab/>
      </w:r>
      <w:bookmarkStart w:id="19" w:name="_CTVL0013c7f56b88eaa4a6d9594ad85fe615ccd"/>
      <w:r>
        <w:rPr/>
        <w:t>Guo, W.</w:t>
      </w:r>
      <w:r>
        <w:rPr>
          <w:i/>
        </w:rPr>
        <w:t xml:space="preserve"> et al. </w:t>
      </w:r>
      <w:r>
        <w:rPr/>
        <w:t xml:space="preserve">Tumor microbiome contributes to an aggressive phenotype in the basal-like subtype of pancreatic cancer. </w:t>
      </w:r>
      <w:r>
        <w:rPr>
          <w:i/>
        </w:rPr>
        <w:t xml:space="preserve">Communications biology </w:t>
      </w:r>
      <w:r>
        <w:rPr>
          <w:b/>
        </w:rPr>
        <w:t xml:space="preserve">4, </w:t>
      </w:r>
      <w:r>
        <w:rPr/>
        <w:t>1019; 10.1038/s42003-021-02557-5 (2021).</w:t>
      </w:r>
    </w:p>
    <w:p>
      <w:pPr>
        <w:pStyle w:val="CitaviBibliographyEntry"/>
        <w:rPr/>
      </w:pPr>
      <w:r>
        <w:rPr/>
        <w:t>8.</w:t>
        <w:tab/>
      </w:r>
      <w:bookmarkStart w:id="20" w:name="_CTVL0017b1011aca851402792f5a9d62df476d0"/>
      <w:r>
        <w:rPr/>
        <w:t xml:space="preserve">Davis, N. M., Proctor, D. M., Holmes, S. P., Relman, D. A. &amp; Callahan, B. J. Simple statistical identification and removal of contaminant sequences in marker-gene and metagenomics data. </w:t>
      </w:r>
      <w:r>
        <w:rPr>
          <w:i/>
        </w:rPr>
        <w:t xml:space="preserve">Microbiome </w:t>
      </w:r>
      <w:r>
        <w:rPr>
          <w:b/>
        </w:rPr>
        <w:t xml:space="preserve">6, </w:t>
      </w:r>
      <w:r>
        <w:rPr/>
        <w:t>226; 10.1186/s40168-018-0605-2 (2018).</w:t>
      </w:r>
    </w:p>
    <w:p>
      <w:pPr>
        <w:pStyle w:val="CitaviBibliographyEntry"/>
        <w:rPr/>
      </w:pPr>
      <w:r>
        <w:rPr/>
        <w:t>9.</w:t>
        <w:tab/>
      </w:r>
      <w:bookmarkStart w:id="21" w:name="_CTVL001a7763191cbcf4be08deb7ed8ea0300bf"/>
      <w:r>
        <w:rPr/>
        <w:t>Austin, G. I.</w:t>
      </w:r>
      <w:r>
        <w:rPr>
          <w:i/>
        </w:rPr>
        <w:t xml:space="preserve"> et al. </w:t>
      </w:r>
      <w:r>
        <w:rPr/>
        <w:t xml:space="preserve">Contamination source modeling with SCRuB improves cancer phenotype prediction from microbiome data. </w:t>
      </w:r>
      <w:r>
        <w:rPr>
          <w:i/>
        </w:rPr>
        <w:t xml:space="preserve">Nature biotechnology </w:t>
      </w:r>
      <w:r>
        <w:rPr>
          <w:b/>
        </w:rPr>
        <w:t xml:space="preserve">41, </w:t>
      </w:r>
      <w:r>
        <w:rPr/>
        <w:t>1820–1828; 10.1038/s41587-023-01696-w (2023).</w:t>
      </w:r>
    </w:p>
    <w:p>
      <w:pPr>
        <w:pStyle w:val="CitaviBibliographyEntry"/>
        <w:rPr/>
      </w:pPr>
      <w:r>
        <w:rPr>
          <w:lang w:val="de-DE"/>
        </w:rPr>
        <w:t>10.</w:t>
        <w:tab/>
      </w:r>
      <w:bookmarkStart w:id="22" w:name="_CTVL001169871ed5dc5447cb4abe7414c97068c"/>
      <w:r>
        <w:rPr>
          <w:lang w:val="de-DE"/>
        </w:rPr>
        <w:t>Ammer-Herrmenau, C.</w:t>
      </w:r>
      <w:r>
        <w:rPr>
          <w:i/>
          <w:lang w:val="de-DE"/>
        </w:rPr>
        <w:t xml:space="preserve"> et al. </w:t>
      </w:r>
      <w:r>
        <w:rPr/>
        <w:t xml:space="preserve">Comprehensive Wet-Bench and Bioinformatics Workflow for Complex Microbiota Using Oxford Nanopore Technologies. </w:t>
      </w:r>
      <w:r>
        <w:rPr>
          <w:i/>
        </w:rPr>
        <w:t xml:space="preserve">mSystems </w:t>
      </w:r>
      <w:r>
        <w:rPr>
          <w:b/>
        </w:rPr>
        <w:t xml:space="preserve">6, </w:t>
      </w:r>
      <w:r>
        <w:rPr/>
        <w:t>e0075021; 10.1128/mSystems.00750-21 (2021).</w:t>
      </w:r>
    </w:p>
    <w:p>
      <w:pPr>
        <w:pStyle w:val="CitaviBibliographyEntry"/>
        <w:rPr/>
      </w:pPr>
      <w:r>
        <w:rPr/>
        <w:t>11.</w:t>
        <w:tab/>
      </w:r>
      <w:bookmarkStart w:id="23" w:name="_CTVL0013519a90fa5134c24bd86e319f201897f"/>
      <w:r>
        <w:rPr/>
        <w:t>Zhang, T.</w:t>
      </w:r>
      <w:r>
        <w:rPr>
          <w:i/>
        </w:rPr>
        <w:t xml:space="preserve"> et al. </w:t>
      </w:r>
      <w:r>
        <w:rPr/>
        <w:t xml:space="preserve">The newest Oxford Nanopore R10.4.1 full-length 16S rRNA sequencing enables the accurate resolution of species-level microbial community profiling. </w:t>
      </w:r>
      <w:r>
        <w:rPr>
          <w:i/>
        </w:rPr>
        <w:t xml:space="preserve">Applied and environmental microbiology </w:t>
      </w:r>
      <w:r>
        <w:rPr>
          <w:b/>
        </w:rPr>
        <w:t xml:space="preserve">89, </w:t>
      </w:r>
      <w:r>
        <w:rPr/>
        <w:t>e0060523; 10.1128/aem.00605-23 (2023).</w:t>
      </w:r>
    </w:p>
    <w:p>
      <w:pPr>
        <w:pStyle w:val="CitaviBibliographyEntry"/>
        <w:rPr/>
      </w:pPr>
      <w:r>
        <w:rPr/>
        <w:t>12.</w:t>
        <w:tab/>
      </w:r>
      <w:bookmarkStart w:id="24" w:name="_CTVL0016c2c96e7f0e1467088bbebf6ce37fb14"/>
      <w:r>
        <w:rPr/>
        <w:t>Peng, X.</w:t>
      </w:r>
      <w:r>
        <w:rPr>
          <w:i/>
        </w:rPr>
        <w:t xml:space="preserve"> et al. </w:t>
      </w:r>
      <w:r>
        <w:rPr/>
        <w:t xml:space="preserve">Oral microbiota in human systematic diseases. </w:t>
      </w:r>
      <w:r>
        <w:rPr>
          <w:i/>
        </w:rPr>
        <w:t xml:space="preserve">International journal of oral science </w:t>
      </w:r>
      <w:r>
        <w:rPr>
          <w:b/>
        </w:rPr>
        <w:t xml:space="preserve">14, </w:t>
      </w:r>
      <w:r>
        <w:rPr/>
        <w:t>14; 10.1038/s41368-022-00163-7 (2022).</w:t>
      </w:r>
    </w:p>
    <w:p>
      <w:pPr>
        <w:pStyle w:val="CitaviBibliographyEntry"/>
        <w:rPr/>
      </w:pPr>
      <w:r>
        <w:rPr/>
        <w:t>13.</w:t>
        <w:tab/>
      </w:r>
      <w:bookmarkStart w:id="25" w:name="_CTVL00102fb79089e734d22b396d8ca52b8bef8"/>
      <w:r>
        <w:rPr/>
        <w:t xml:space="preserve">Schorr, L., Mathies, M., Elinav, E. &amp; Puschhof, J. Intracellular bacteria in cancer-prospects and debates. </w:t>
      </w:r>
      <w:r>
        <w:rPr>
          <w:i/>
        </w:rPr>
        <w:t xml:space="preserve">NPJ biofilms and microbiomes </w:t>
      </w:r>
      <w:r>
        <w:rPr>
          <w:b/>
        </w:rPr>
        <w:t xml:space="preserve">9, </w:t>
      </w:r>
      <w:r>
        <w:rPr/>
        <w:t>76; 10.1038/s41522-023-00446-9 (2023).</w:t>
      </w:r>
    </w:p>
    <w:p>
      <w:pPr>
        <w:pStyle w:val="CitaviBibliographyEntry"/>
        <w:rPr/>
      </w:pPr>
      <w:r>
        <w:rPr/>
        <w:t>14.</w:t>
        <w:tab/>
      </w:r>
      <w:bookmarkStart w:id="26" w:name="_CTVL001bb539b890ea94f9491c239fb0d351b65"/>
      <w:r>
        <w:rPr/>
        <w:t>Salter, S. J.</w:t>
      </w:r>
      <w:r>
        <w:rPr>
          <w:i/>
        </w:rPr>
        <w:t xml:space="preserve"> et al. </w:t>
      </w:r>
      <w:r>
        <w:rPr/>
        <w:t xml:space="preserve">Reagent and laboratory contamination can critically impact sequence-based microbiome analyses. </w:t>
      </w:r>
      <w:r>
        <w:rPr>
          <w:i/>
        </w:rPr>
        <w:t xml:space="preserve">BMC biology </w:t>
      </w:r>
      <w:r>
        <w:rPr>
          <w:b/>
        </w:rPr>
        <w:t xml:space="preserve">12, </w:t>
      </w:r>
      <w:r>
        <w:rPr/>
        <w:t>87; 10.1186/s12915-014-0087-z (2014).</w:t>
      </w:r>
    </w:p>
    <w:p>
      <w:pPr>
        <w:pStyle w:val="CitaviBibliographyEntry"/>
        <w:rPr/>
      </w:pPr>
      <w:r>
        <w:rPr/>
        <w:t>15.</w:t>
        <w:tab/>
      </w:r>
      <w:bookmarkStart w:id="27" w:name="_CTVL001c8d58b2d6e2f4c5a9bad8d2acc498072"/>
      <w:r>
        <w:rPr/>
        <w:t>Weyrich, L. S.</w:t>
      </w:r>
      <w:r>
        <w:rPr>
          <w:i/>
        </w:rPr>
        <w:t xml:space="preserve"> et al. </w:t>
      </w:r>
      <w:r>
        <w:rPr/>
        <w:t xml:space="preserve">Laboratory contamination over time during low-biomass sample analysis. </w:t>
      </w:r>
      <w:r>
        <w:rPr>
          <w:i/>
        </w:rPr>
        <w:t xml:space="preserve">Molecular ecology resources </w:t>
      </w:r>
      <w:r>
        <w:rPr>
          <w:b/>
        </w:rPr>
        <w:t xml:space="preserve">19, </w:t>
      </w:r>
      <w:r>
        <w:rPr/>
        <w:t>982–996; 10.1111/1755-0998.13011 (2019).</w:t>
      </w:r>
    </w:p>
    <w:p>
      <w:pPr>
        <w:pStyle w:val="CitaviBibliographyEntry"/>
        <w:rPr/>
      </w:pPr>
      <w:r>
        <w:rPr/>
        <w:t>16.</w:t>
        <w:tab/>
      </w:r>
      <w:bookmarkStart w:id="28" w:name="_CTVL0017782bb8ef3ab4a908e3627f530b9e41f"/>
      <w:r>
        <w:rPr/>
        <w:t xml:space="preserve">Stinson, L. F., Keelan, J. A. &amp; Payne, M. S. Identification and removal of contaminating microbial DNA from PCR reagents: impact on low-biomass microbiome analyses. </w:t>
      </w:r>
      <w:r>
        <w:rPr>
          <w:i/>
        </w:rPr>
        <w:t xml:space="preserve">Letters in applied microbiology </w:t>
      </w:r>
      <w:r>
        <w:rPr>
          <w:b/>
        </w:rPr>
        <w:t xml:space="preserve">68, </w:t>
      </w:r>
      <w:r>
        <w:rPr/>
        <w:t>2–8; 10.1111/lam.13091 (2019).</w:t>
      </w:r>
    </w:p>
    <w:p>
      <w:pPr>
        <w:pStyle w:val="CitaviBibliographyEntry"/>
        <w:rPr/>
      </w:pPr>
      <w:r>
        <w:rPr/>
        <w:t>17.</w:t>
        <w:tab/>
      </w:r>
      <w:bookmarkStart w:id="29" w:name="_CTVL00155d6163121ff498fbbbf4cf8628f1d1f"/>
      <w:r>
        <w:rPr/>
        <w:t>Fierer, N.</w:t>
      </w:r>
      <w:r>
        <w:rPr>
          <w:i/>
        </w:rPr>
        <w:t xml:space="preserve"> et al. </w:t>
      </w:r>
      <w:r>
        <w:rPr/>
        <w:t xml:space="preserve">Guidelines for preventing and reporting contamination in low-biomass microbiome studies. </w:t>
      </w:r>
      <w:r>
        <w:rPr>
          <w:i/>
        </w:rPr>
        <w:t xml:space="preserve">Nature microbiology </w:t>
      </w:r>
      <w:r>
        <w:rPr>
          <w:b/>
        </w:rPr>
        <w:t xml:space="preserve">10, </w:t>
      </w:r>
      <w:r>
        <w:rPr/>
        <w:t>1570–1580; 10.1038/s41564-025-02035-2 (2025).</w:t>
      </w:r>
    </w:p>
    <w:p>
      <w:pPr>
        <w:pStyle w:val="CitaviBibliographyEntry"/>
        <w:rPr/>
      </w:pPr>
      <w:r>
        <w:rPr/>
        <w:t>18.</w:t>
        <w:tab/>
      </w:r>
      <w:bookmarkStart w:id="30" w:name="_CTVL00191f6a3ec7bd74bb69313ea375020c799"/>
      <w:r>
        <w:rPr/>
        <w:t>Eisenhofer, R.</w:t>
      </w:r>
      <w:r>
        <w:rPr>
          <w:i/>
        </w:rPr>
        <w:t xml:space="preserve"> et al. </w:t>
      </w:r>
      <w:r>
        <w:rPr/>
        <w:t xml:space="preserve">Contamination in Low Microbial Biomass Microbiome Studies: Issues and Recommendations. </w:t>
      </w:r>
      <w:r>
        <w:rPr>
          <w:i/>
        </w:rPr>
        <w:t xml:space="preserve">Trends in microbiology </w:t>
      </w:r>
      <w:r>
        <w:rPr>
          <w:b/>
        </w:rPr>
        <w:t xml:space="preserve">27, </w:t>
      </w:r>
      <w:r>
        <w:rPr/>
        <w:t>105–117; 10.1016/j.tim.2018.11.003 (2019).</w:t>
      </w:r>
    </w:p>
    <w:p>
      <w:pPr>
        <w:pStyle w:val="CitaviBibliographyEntry"/>
        <w:rPr/>
      </w:pPr>
      <w:r>
        <w:rPr>
          <w:lang w:val="fr-FR"/>
        </w:rPr>
        <w:t>19.</w:t>
        <w:tab/>
      </w:r>
      <w:bookmarkStart w:id="31" w:name="_CTVL0016e81d8e7ecb74cb490d968ac813e9513"/>
      <w:r>
        <w:rPr>
          <w:lang w:val="fr-FR"/>
        </w:rPr>
        <w:t>Johnson, J. S.</w:t>
      </w:r>
      <w:r>
        <w:rPr>
          <w:i/>
          <w:lang w:val="fr-FR"/>
        </w:rPr>
        <w:t xml:space="preserve"> et al. </w:t>
      </w:r>
      <w:r>
        <w:rPr/>
        <w:t xml:space="preserve">Evaluation of 16S rRNA gene sequencing for species and strain-level microbiome analysis. </w:t>
      </w:r>
      <w:r>
        <w:rPr>
          <w:i/>
        </w:rPr>
        <w:t xml:space="preserve">Nature communications </w:t>
      </w:r>
      <w:r>
        <w:rPr>
          <w:b/>
        </w:rPr>
        <w:t xml:space="preserve">10, </w:t>
      </w:r>
      <w:r>
        <w:rPr/>
        <w:t>5029; 10.1038/s41467-019-13036-1 (2019).</w:t>
      </w:r>
    </w:p>
    <w:p>
      <w:pPr>
        <w:pStyle w:val="CitaviBibliographyEntry"/>
        <w:rPr/>
      </w:pPr>
      <w:r>
        <w:rPr/>
        <w:t>20.</w:t>
        <w:tab/>
      </w:r>
      <w:bookmarkStart w:id="32" w:name="_CTVL0019968ff6325a34474835d4dfb141be3e6"/>
      <w:r>
        <w:rPr/>
        <w:t>Zepeda-Rivera, M.</w:t>
      </w:r>
      <w:r>
        <w:rPr>
          <w:i/>
        </w:rPr>
        <w:t xml:space="preserve"> et al. </w:t>
      </w:r>
      <w:r>
        <w:rPr/>
        <w:t xml:space="preserve">A distinct Fusobacterium nucleatum clade dominates the colorectal cancer niche. </w:t>
      </w:r>
      <w:r>
        <w:rPr>
          <w:i/>
        </w:rPr>
        <w:t xml:space="preserve">Nature </w:t>
      </w:r>
      <w:r>
        <w:rPr>
          <w:b/>
        </w:rPr>
        <w:t xml:space="preserve">628, </w:t>
      </w:r>
      <w:r>
        <w:rPr/>
        <w:t>424–432; 10.1038/s41586-024-07182-w (2024).</w:t>
      </w:r>
    </w:p>
    <w:p>
      <w:pPr>
        <w:pStyle w:val="CitaviBibliographyEntry"/>
        <w:rPr/>
      </w:pPr>
      <w:r>
        <w:rPr>
          <w:lang w:val="it-IT"/>
        </w:rPr>
        <w:t>21.</w:t>
        <w:tab/>
      </w:r>
      <w:bookmarkStart w:id="33" w:name="_CTVL0018d7bfce4c951474a86c821b1313d55d8"/>
      <w:r>
        <w:rPr>
          <w:lang w:val="it-IT"/>
        </w:rPr>
        <w:t>Galeano Niño, J. L.</w:t>
      </w:r>
      <w:r>
        <w:rPr>
          <w:i/>
          <w:lang w:val="it-IT"/>
        </w:rPr>
        <w:t xml:space="preserve"> et al. </w:t>
      </w:r>
      <w:r>
        <w:rPr/>
        <w:t xml:space="preserve">Effect of the intratumoral microbiota on spatial and cellular heterogeneity in cancer. </w:t>
      </w:r>
      <w:r>
        <w:rPr>
          <w:i/>
        </w:rPr>
        <w:t xml:space="preserve">Nature </w:t>
      </w:r>
      <w:r>
        <w:rPr>
          <w:b/>
        </w:rPr>
        <w:t xml:space="preserve">611, </w:t>
      </w:r>
      <w:r>
        <w:rPr/>
        <w:t>810–817; 10.1038/s41586-022-05435-0 (2022).</w:t>
      </w:r>
      <w:r>
        <w:rPr/>
      </w:r>
      <w:r>
        <w:rPr/>
        <w:fldChar w:fldCharType="end"/>
      </w:r>
      <w:sdt>
        <w:sdtPr>
          <w:placeholder>
            <w:docPart w:val="DefaultPlaceholder_-1854013440"/>
          </w:placeholder>
          <w:tag w:val="CitaviBibliography"/>
          <w:id w:val="-1065794269"/>
          <w:text/>
        </w:sdtPr>
        <w:sdtContent>
          <w:r>
            <w:rPr/>
          </w:r>
          <w:r>
            <w:rPr/>
          </w:r>
        </w:sdtContent>
      </w:sdt>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pPr>
        <w:pStyle w:val="Normal"/>
        <w:rPr/>
      </w:pPr>
      <w:r>
        <w:rPr/>
      </w:r>
    </w:p>
    <w:p>
      <w:pPr>
        <w:pStyle w:val="BodyText"/>
        <w:rPr>
          <w:rFonts w:ascii="Arial" w:hAnsi="Arial" w:eastAsia="font1299" w:cs="Arial"/>
          <w:color w:val="0F4761"/>
          <w:sz w:val="32"/>
          <w:szCs w:val="32"/>
        </w:rPr>
      </w:pPr>
      <w:r>
        <w:rPr>
          <w:rFonts w:eastAsia="font1299" w:cs="Arial" w:ascii="Arial" w:hAnsi="Arial"/>
          <w:color w:val="0F4761"/>
          <w:sz w:val="32"/>
          <w:szCs w:val="32"/>
        </w:rPr>
        <w:t>Figure legends</w:t>
      </w:r>
    </w:p>
    <w:p>
      <w:pPr>
        <w:pStyle w:val="Normal"/>
        <w:spacing w:lineRule="auto" w:line="480"/>
        <w:jc w:val="both"/>
        <w:rPr>
          <w:rFonts w:ascii="Arial" w:hAnsi="Arial" w:cs="Arial"/>
          <w:ins w:id="108" w:author="Linh Dang" w:date="2026-07-31T13:14:06Z"/>
        </w:rPr>
      </w:pPr>
      <w:ins w:id="98" w:author="Linh Dang" w:date="2026-07-31T13:14:06Z">
        <w:r>
          <w:rPr>
            <w:rFonts w:cs="Arial" w:ascii="Arial" w:hAnsi="Arial"/>
            <w:b/>
            <w:bCs/>
          </w:rPr>
          <w:t xml:space="preserve">Figure 1: </w:t>
        </w:r>
      </w:ins>
      <w:ins w:id="99" w:author="Linh Dang" w:date="2026-07-31T13:14:06Z">
        <w:r>
          <w:rPr>
            <w:rFonts w:cs="Arial" w:ascii="Arial" w:hAnsi="Arial"/>
            <w:b w:val="false"/>
            <w:bCs w:val="false"/>
          </w:rPr>
          <w:t xml:space="preserve">Characterization of NCTs collected throughout the wet-lab workflow. </w:t>
        </w:r>
      </w:ins>
      <w:ins w:id="100" w:author="Linh Dang" w:date="2026-07-31T13:14:06Z">
        <w:r>
          <w:rPr>
            <w:rFonts w:cs="Arial" w:ascii="Arial" w:hAnsi="Arial"/>
            <w:b/>
            <w:bCs/>
          </w:rPr>
          <w:t>A</w:t>
        </w:r>
      </w:ins>
      <w:ins w:id="101" w:author="Linh Dang" w:date="2026-07-31T13:14:06Z">
        <w:r>
          <w:rPr>
            <w:rFonts w:cs="Arial" w:ascii="Arial" w:hAnsi="Arial"/>
            <w:b w:val="false"/>
            <w:bCs w:val="false"/>
          </w:rPr>
          <w:t xml:space="preserve">) Schematic illustration of the negative control collection strategy. Negative controls were collected at each step of the wet-lab workflow, together with associated metadata factors, including LP, sequencing year, and season. </w:t>
        </w:r>
      </w:ins>
      <w:ins w:id="102" w:author="Linh Dang" w:date="2026-07-31T13:14:06Z">
        <w:r>
          <w:rPr>
            <w:rFonts w:cs="Arial" w:ascii="Arial" w:hAnsi="Arial"/>
            <w:b/>
            <w:bCs/>
          </w:rPr>
          <w:t>B</w:t>
        </w:r>
      </w:ins>
      <w:ins w:id="103" w:author="Linh Dang" w:date="2026-07-31T13:14:06Z">
        <w:r>
          <w:rPr>
            <w:rFonts w:cs="Arial" w:ascii="Arial" w:hAnsi="Arial"/>
            <w:b w:val="false"/>
            <w:bCs w:val="false"/>
          </w:rPr>
          <w:t xml:space="preserve">) Alpha diversity analysis of NCT samples, showing the number of observed species and Shannon diversity index stratified by control type. </w:t>
        </w:r>
      </w:ins>
      <w:ins w:id="104" w:author="Linh Dang" w:date="2026-07-31T13:14:06Z">
        <w:r>
          <w:rPr>
            <w:rFonts w:cs="Arial" w:ascii="Arial" w:hAnsi="Arial"/>
            <w:b/>
            <w:bCs/>
          </w:rPr>
          <w:t>C</w:t>
        </w:r>
      </w:ins>
      <w:ins w:id="105" w:author="Linh Dang" w:date="2026-07-31T13:14:06Z">
        <w:r>
          <w:rPr>
            <w:rFonts w:cs="Arial" w:ascii="Arial" w:hAnsi="Arial"/>
            <w:b w:val="false"/>
            <w:bCs w:val="false"/>
          </w:rPr>
          <w:t xml:space="preserve">) Beta diversity analysis of NCT samples, with samples colored and grouped according to control type. </w:t>
        </w:r>
      </w:ins>
      <w:ins w:id="106" w:author="Linh Dang" w:date="2026-07-31T13:14:06Z">
        <w:r>
          <w:rPr>
            <w:rFonts w:cs="Arial" w:ascii="Arial" w:hAnsi="Arial"/>
            <w:b/>
            <w:bCs/>
          </w:rPr>
          <w:t>D</w:t>
        </w:r>
      </w:ins>
      <w:ins w:id="107" w:author="Linh Dang" w:date="2026-07-31T13:14:06Z">
        <w:r>
          <w:rPr>
            <w:rFonts w:cs="Arial" w:ascii="Arial" w:hAnsi="Arial"/>
            <w:b w:val="false"/>
            <w:bCs w:val="false"/>
          </w:rPr>
          <w:t>) Taxonomic composition heatmap showing the relative abundance of the top 15 genera identified in NCT samples. The overall abundance of each genus across samples is represented by color intensity. Corresponding bar plots summarize the prevalence and abundance distribution of each taxon across NCT samples.</w:t>
        </w:r>
      </w:ins>
    </w:p>
    <w:p>
      <w:pPr>
        <w:pStyle w:val="Normal"/>
        <w:spacing w:lineRule="auto" w:line="480"/>
        <w:jc w:val="both"/>
        <w:rPr>
          <w:rFonts w:ascii="Arial" w:hAnsi="Arial" w:cs="Arial"/>
        </w:rPr>
      </w:pPr>
      <w:r>
        <w:rPr>
          <w:rFonts w:cs="Arial" w:ascii="Arial" w:hAnsi="Arial"/>
          <w:b/>
          <w:bCs/>
        </w:rPr>
        <w:t>Figure</w:t>
      </w:r>
      <w:r>
        <w:rPr>
          <w:rFonts w:cs="Arial" w:ascii="Arial" w:hAnsi="Arial"/>
        </w:rPr>
        <w:t xml:space="preserve"> </w:t>
      </w:r>
      <w:r>
        <w:rPr>
          <w:rFonts w:cs="Arial" w:ascii="Arial" w:hAnsi="Arial"/>
          <w:b/>
          <w:bCs/>
        </w:rPr>
        <w:t>2</w:t>
      </w:r>
      <w:r>
        <w:rPr>
          <w:rFonts w:cs="Arial" w:ascii="Arial" w:hAnsi="Arial"/>
        </w:rPr>
        <w:t xml:space="preserve">: </w:t>
      </w:r>
      <w:r>
        <w:rPr>
          <w:rFonts w:cs="Arial" w:ascii="Arial" w:hAnsi="Arial"/>
          <w:i/>
        </w:rPr>
        <w:t>The laboratory personnel (LP) contributes more to the contamination composition than the processing environment</w:t>
      </w:r>
      <w:r>
        <w:rPr>
          <w:rFonts w:cs="Arial" w:ascii="Arial" w:hAnsi="Arial"/>
        </w:rPr>
        <w:t xml:space="preserve">. </w:t>
      </w:r>
      <w:r>
        <w:rPr>
          <w:rFonts w:cs="Arial" w:ascii="Arial" w:hAnsi="Arial"/>
          <w:b/>
          <w:bCs/>
        </w:rPr>
        <w:t>A)</w:t>
      </w:r>
      <w:r>
        <w:rPr>
          <w:rFonts w:cs="Arial" w:ascii="Arial" w:hAnsi="Arial"/>
        </w:rPr>
        <w:t xml:space="preserve"> Illustration of two-factor experimental design: LP and processing environment. Each LP at each environment processed 4 shared blank samples to acquire the lab contaminant profile. Standard environment is where LP processed samples on the bench, wearing standard gloves and no facial mask, while low-germ environment is where samples were processed under the ventilated hood, with LP wearing mask and sterile gloves. </w:t>
      </w:r>
      <w:r>
        <w:rPr>
          <w:rFonts w:cs="Arial" w:ascii="Arial" w:hAnsi="Arial"/>
          <w:b/>
          <w:bCs/>
        </w:rPr>
        <w:t>B)</w:t>
      </w:r>
      <w:r>
        <w:rPr>
          <w:rFonts w:cs="Arial" w:ascii="Arial" w:hAnsi="Arial"/>
        </w:rPr>
        <w:t xml:space="preserve"> Alpha diversity analyses of blank samples, showing the number of observed species and Shannon diversity index of both LPs stratified for processing environment. Multivariable negative binomial distribution for number of observed species and multivariable linear regression for Shannon index were applied. </w:t>
      </w:r>
      <w:r>
        <w:rPr>
          <w:rFonts w:cs="Arial" w:ascii="Arial" w:hAnsi="Arial"/>
          <w:b/>
          <w:bCs/>
        </w:rPr>
        <w:t>C)</w:t>
      </w:r>
      <w:r>
        <w:rPr>
          <w:rFonts w:cs="Arial" w:ascii="Arial" w:hAnsi="Arial"/>
        </w:rPr>
        <w:t xml:space="preserve"> Bray–Curtis dissimilarity for blank samples is displayed, colored by LP and shaped by environment. The p-value was obtained from distance-based redundancy analysis, with environment and LP as explanatory variables, each controlled for the other. The plot is ordinated with Principal Coordinate Analysis (PCoA).</w:t>
      </w:r>
    </w:p>
    <w:p>
      <w:pPr>
        <w:pStyle w:val="Normal"/>
        <w:spacing w:lineRule="auto" w:line="480"/>
        <w:jc w:val="both"/>
        <w:rPr>
          <w:rFonts w:ascii="Arial" w:hAnsi="Arial" w:cs="Arial"/>
        </w:rPr>
      </w:pPr>
      <w:r>
        <w:rPr>
          <w:rFonts w:cs="Arial" w:ascii="Arial" w:hAnsi="Arial"/>
        </w:rPr>
      </w:r>
    </w:p>
    <w:p>
      <w:pPr>
        <w:pStyle w:val="Normal"/>
        <w:spacing w:lineRule="auto" w:line="480"/>
        <w:jc w:val="both"/>
        <w:rPr>
          <w:rFonts w:ascii="Arial" w:hAnsi="Arial" w:cs="Arial"/>
        </w:rPr>
      </w:pPr>
      <w:r>
        <w:rPr>
          <w:rFonts w:cs="Arial" w:ascii="Arial" w:hAnsi="Arial"/>
          <w:b/>
        </w:rPr>
        <w:t>Figure 3:</w:t>
      </w:r>
      <w:r>
        <w:rPr>
          <w:rFonts w:cs="Arial" w:ascii="Arial" w:hAnsi="Arial"/>
        </w:rPr>
        <w:t xml:space="preserve"> </w:t>
      </w:r>
      <w:r>
        <w:rPr>
          <w:rFonts w:cs="Arial" w:ascii="Arial" w:hAnsi="Arial"/>
          <w:i/>
        </w:rPr>
        <w:t>Benchmarking strategy for evaluating microbial decontamination methods.</w:t>
      </w:r>
      <w:r>
        <w:rPr>
          <w:rFonts w:cs="Arial" w:ascii="Arial" w:hAnsi="Arial"/>
        </w:rPr>
        <w:t xml:space="preserve"> A) Experimental design: 18 fresh frozen tumor samples (FF) from KPC mice were sequenced, together with their </w:t>
      </w:r>
      <w:r>
        <w:rPr>
          <w:rFonts w:cs="Arial" w:ascii="Arial" w:hAnsi="Arial"/>
          <w:highlight w:val="yellow"/>
        </w:rPr>
        <w:t>corresponding negative controls</w:t>
      </w:r>
      <w:r>
        <w:rPr>
          <w:rFonts w:cs="Arial" w:ascii="Arial" w:hAnsi="Arial"/>
        </w:rPr>
        <w:t>. Non-decontaminated (ND) profile was decontaminated through four approaches: restrictive, decontam, SCRuB, and Nejman et al derived method</w:t>
      </w:r>
      <w:sdt>
        <w:sdtPr>
          <w:placeholder>
            <w:docPart w:val="DefaultPlaceholder_-1854013440"/>
          </w:placeholder>
          <w:alias w:val="To edit, see citavi.com/edit"/>
          <w:tag w:val="CitaviPlaceholder#6b7e545a-566b-44e1-8314-54b989b353a2"/>
          <w:id w:val="-1372069971"/>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iZjI0ZTkwLTYwZWYtNDgyNy1iNWJkLWUwYzQ4NDg4NjI3ZiIsIlJhbmdlTGVuZ3RoIjox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FQyMjowNzoxMiIsIlByb2plY3QiOnsiJHJlZiI6IjgifX0sIlVzZU51bWJlcmluZ1R5cGVPZlBhcmVudERvY3VtZW50IjpmYWxzZX1dLCJGb3JtYXR0ZWRUZXh0Ijp7IiRpZCI6Ijc2IiwiQ291bnQiOjEsIlRleHRVbml0cyI6W3siJGlkIjoiNzciLCJGb250U3R5bGUiOnsiJGlkIjoiNzgiLCJTdXBlcnNjcmlwdCI6dHJ1ZX0sIlJlYWRpbmdPcmRlciI6MSwiVGV4dCI6IjYifV19LCJUYWciOiJDaXRhdmlQbGFjZWhvbGRlciM2YjdlNTQ1YS01NjZiLTQ0ZTEtODMxNC01NGI5ODliMzUzYTIiLCJUZXh0IjoiNiIsIldBSVZlcnNpb24iOiI3LjEuMC4xIn0=}</w:instrText>
          </w:r>
          <w:r>
            <w:rPr>
              <w:rFonts w:cs="Arial" w:ascii="Arial" w:hAnsi="Arial"/>
            </w:rPr>
          </w:r>
          <w:r>
            <w:rPr>
              <w:rFonts w:cs="Arial" w:ascii="Arial" w:hAnsi="Arial"/>
            </w:rPr>
            <w:fldChar w:fldCharType="separate"/>
          </w:r>
          <w:r>
            <w:rPr>
              <w:rFonts w:cs="Arial" w:ascii="Arial" w:hAnsi="Arial"/>
            </w:rPr>
          </w:r>
          <w:r>
            <w:rPr>
              <w:rFonts w:cs="Arial" w:ascii="Arial" w:hAnsi="Arial"/>
              <w:vertAlign w:val="superscript"/>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r>
        <w:rPr>
          <w:rFonts w:cs="Arial" w:ascii="Arial" w:hAnsi="Arial"/>
        </w:rPr>
        <w:t>Later 10 out of 18 FF tumors from KPC mice were sequenced again as technical replicates by another laboratory person. B) Comparison of the four decontamination methods and ND profile using a Wilcoxon signed-rank test based on a composite score integrating sample bacterial profiles and the longitudinal negative controls survey. Higher scores indicate better performance. C) Comparison of decontamination methods based on the compositional distance between technical replicates. Inter-replicate dissimilarity was quantified using Aitchison distance of centered-log ratio transformed data, with pairwise comparisons assessed by paired Wilcoxon signed-rank test on species level. Lower inter-replicate distances indicate higher performance. D)</w:t>
      </w:r>
      <w:r>
        <w:rPr/>
        <w:t xml:space="preserve"> </w:t>
      </w:r>
      <w:r>
        <w:rPr>
          <w:rFonts w:cs="Arial" w:ascii="Arial" w:hAnsi="Arial"/>
        </w:rPr>
        <w:t>Compositional overlap between non-normalized replicates was defined as the proportion of shared taxa relative to the total taxa detected across both replicates. Higher overlap ratios reflect better performance. E) Overall bacterial composition of the two FF technical replicates and their overlap.</w:t>
      </w:r>
    </w:p>
    <w:p>
      <w:pPr>
        <w:pStyle w:val="Normal"/>
        <w:spacing w:lineRule="auto" w:line="480"/>
        <w:jc w:val="both"/>
        <w:rPr>
          <w:rFonts w:ascii="Arial" w:hAnsi="Arial" w:cs="Arial"/>
        </w:rPr>
      </w:pPr>
      <w:r>
        <w:rPr>
          <w:rFonts w:cs="Arial" w:ascii="Arial" w:hAnsi="Arial"/>
        </w:rPr>
      </w:r>
    </w:p>
    <w:p>
      <w:pPr>
        <w:pStyle w:val="Caption"/>
        <w:spacing w:lineRule="auto" w:line="480"/>
        <w:jc w:val="both"/>
        <w:rPr>
          <w:rFonts w:ascii="Arial" w:hAnsi="Arial" w:cs="Arial"/>
          <w:i w:val="false"/>
          <w:i w:val="false"/>
        </w:rPr>
      </w:pPr>
      <w:r>
        <w:rPr>
          <w:rFonts w:cs="Arial" w:ascii="Arial" w:hAnsi="Arial"/>
          <w:b/>
          <w:i w:val="false"/>
        </w:rPr>
        <w:t>Figure 4:</w:t>
      </w:r>
      <w:r>
        <w:rPr>
          <w:rFonts w:cs="Arial" w:ascii="Arial" w:hAnsi="Arial"/>
          <w:i w:val="false"/>
        </w:rPr>
        <w:t xml:space="preserve"> </w:t>
      </w:r>
      <w:r>
        <w:rPr>
          <w:rStyle w:val="Strong"/>
          <w:rFonts w:cs="Arial" w:ascii="Arial" w:hAnsi="Arial"/>
          <w:b w:val="false"/>
          <w:bCs w:val="false"/>
        </w:rPr>
        <w:t>Comparative analysis of paired fresh frozen (FF) and formalin-fixed paraffin embedded (FFPE) tumor samples.</w:t>
      </w:r>
      <w:r>
        <w:rPr>
          <w:rStyle w:val="Strong"/>
          <w:rFonts w:cs="Arial" w:ascii="Arial" w:hAnsi="Arial"/>
          <w:b w:val="false"/>
          <w:bCs w:val="false"/>
          <w:i w:val="false"/>
        </w:rPr>
        <w:t xml:space="preserve"> </w:t>
      </w:r>
      <w:r>
        <w:rPr>
          <w:rStyle w:val="Strong"/>
          <w:rFonts w:cs="Arial" w:ascii="Arial" w:hAnsi="Arial"/>
          <w:i w:val="false"/>
        </w:rPr>
        <w:t>A)</w:t>
      </w:r>
      <w:r>
        <w:rPr>
          <w:rFonts w:cs="Arial" w:ascii="Arial" w:hAnsi="Arial"/>
          <w:i w:val="false"/>
        </w:rPr>
        <w:t xml:space="preserve"> Schematic overview of the study design: 10 paired tumor from KPC mice were profiled by 16S rRNA sequencing using both FF and FFPE samples. Two independent sequencing runs were performed for the FF samples to generate technical replicates. </w:t>
      </w:r>
      <w:r>
        <w:rPr>
          <w:rStyle w:val="Strong"/>
          <w:rFonts w:cs="Arial" w:ascii="Arial" w:hAnsi="Arial"/>
          <w:i w:val="false"/>
        </w:rPr>
        <w:t>B)</w:t>
      </w:r>
      <w:r>
        <w:rPr>
          <w:rFonts w:cs="Arial" w:ascii="Arial" w:hAnsi="Arial"/>
          <w:i w:val="false"/>
        </w:rPr>
        <w:t xml:space="preserve"> Alpha diversity analyses comparing FFPE samples and the two FF technical replicates across the non-decontaminated (ND) data and four decontamination strategies: restrictive, decontam, SCRuB, and Nejman et al derived method</w:t>
      </w:r>
      <w:sdt>
        <w:sdtPr>
          <w:placeholder>
            <w:docPart w:val="5AD73C9735294365BC52DB2CA274482A"/>
          </w:placeholder>
          <w:alias w:val="To edit, see citavi.com/edit"/>
          <w:tag w:val="CitaviPlaceholder#46453794-753f-4e38-8d2f-3ef208c89415"/>
          <w:id w:val="2055576590"/>
        </w:sdtPr>
        <w:sdtContent>
          <w:r>
            <w:rPr>
              <w:rFonts w:cs="Arial" w:ascii="Arial" w:hAnsi="Arial"/>
              <w:i w:val="false"/>
            </w:rPr>
          </w:r>
          <w:r>
            <w:fldChar w:fldCharType="begin"/>
          </w:r>
          <w:r>
            <w:rPr>
              <w:i w:val="false"/>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iZjI0ZTkwLTYwZWYtNDgyNy1iNWJkLWUwYzQ4NDg4NjI3ZiIsIlJhbmdlTGVuZ3RoIjox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FQyMjowNzoxMiIsIlByb2plY3QiOnsiJHJlZiI6IjgifX0sIlVzZU51bWJlcmluZ1R5cGVPZlBhcmVudERvY3VtZW50IjpmYWxzZX1dLCJGb3JtYXR0ZWRUZXh0Ijp7IiRpZCI6Ijc2IiwiQ291bnQiOjEsIlRleHRVbml0cyI6W3siJGlkIjoiNzciLCJGb250U3R5bGUiOnsiJGlkIjoiNzgiLCJTdXBlcnNjcmlwdCI6dHJ1ZX0sIlJlYWRpbmdPcmRlciI6MSwiVGV4dCI6IjYifV19LCJUYWciOiJDaXRhdmlQbGFjZWhvbGRlciM0NjQ1Mzc5NC03NTNmLTRlMzgtOGQyZi0zZWYyMDhjODk0MTUiLCJUZXh0IjoiNiIsIldBSVZlcnNpb24iOiI3LjEuMC4xIn0=}</w:instrText>
          </w:r>
          <w:r>
            <w:rPr>
              <w:rFonts w:cs="Arial" w:ascii="Arial" w:hAnsi="Arial"/>
              <w:i w:val="false"/>
            </w:rPr>
          </w:r>
          <w:r>
            <w:rPr>
              <w:i w:val="false"/>
              <w:rFonts w:cs="Arial" w:ascii="Arial" w:hAnsi="Arial"/>
            </w:rPr>
            <w:fldChar w:fldCharType="separate"/>
          </w:r>
          <w:r>
            <w:rPr>
              <w:rFonts w:cs="Arial" w:ascii="Arial" w:hAnsi="Arial"/>
              <w:i w:val="false"/>
            </w:rPr>
          </w:r>
          <w:r>
            <w:rPr>
              <w:rFonts w:cs="Arial" w:ascii="Arial" w:hAnsi="Arial"/>
              <w:vertAlign w:val="superscript"/>
            </w:rPr>
            <w:t>6</w:t>
          </w:r>
          <w:r>
            <w:rPr>
              <w:rFonts w:cs="Arial" w:ascii="Arial" w:hAnsi="Arial"/>
              <w:i w:val="false"/>
            </w:rPr>
          </w:r>
          <w:r>
            <w:rPr>
              <w:i w:val="false"/>
              <w:rFonts w:cs="Arial" w:ascii="Arial" w:hAnsi="Arial"/>
            </w:rPr>
            <w:fldChar w:fldCharType="end"/>
          </w:r>
          <w:r>
            <w:rPr>
              <w:rFonts w:cs="Arial" w:ascii="Arial" w:hAnsi="Arial"/>
              <w:i w:val="false"/>
            </w:rPr>
          </w:r>
        </w:sdtContent>
      </w:sdt>
      <w:r>
        <w:rPr>
          <w:rFonts w:cs="Arial" w:ascii="Arial" w:hAnsi="Arial"/>
        </w:rPr>
        <w:t>.</w:t>
      </w:r>
      <w:r>
        <w:rPr>
          <w:rFonts w:cs="Arial" w:ascii="Arial" w:hAnsi="Arial"/>
          <w:i w:val="false"/>
        </w:rPr>
        <w:t xml:space="preserve"> Diversity was assessed using the number of observed species and the Shannon diversity index. Univariable negative binomial distribution for number of observed species and multivariable linear regression for Shannon index were applied.</w:t>
      </w:r>
      <w:r>
        <w:rPr>
          <w:rFonts w:cs="Arial" w:ascii="Arial" w:hAnsi="Arial"/>
        </w:rPr>
        <w:t xml:space="preserve"> </w:t>
      </w:r>
      <w:r>
        <w:rPr>
          <w:rFonts w:cs="Arial" w:ascii="Arial" w:hAnsi="Arial"/>
          <w:i w:val="false"/>
        </w:rPr>
        <w:t xml:space="preserve"> </w:t>
      </w:r>
      <w:r>
        <w:rPr>
          <w:rStyle w:val="Strong"/>
          <w:rFonts w:cs="Arial" w:ascii="Arial" w:hAnsi="Arial"/>
          <w:i w:val="false"/>
        </w:rPr>
        <w:t>C)</w:t>
      </w:r>
      <w:r>
        <w:rPr>
          <w:rFonts w:cs="Arial" w:ascii="Arial" w:hAnsi="Arial"/>
          <w:i w:val="false"/>
        </w:rPr>
        <w:t xml:space="preserve"> Bray-Curtis dissimilarity of the two FF technical replicates and paired FFPE samples. Samples are colored and grouped by technical replicate. Analyses were performed using both Wrench normalization and rarefaction. </w:t>
      </w:r>
      <w:r>
        <w:rPr>
          <w:rStyle w:val="Strong"/>
          <w:rFonts w:cs="Arial" w:ascii="Arial" w:hAnsi="Arial"/>
          <w:i w:val="false"/>
        </w:rPr>
        <w:t>D)</w:t>
      </w:r>
      <w:r>
        <w:rPr>
          <w:rFonts w:cs="Arial" w:ascii="Arial" w:hAnsi="Arial"/>
          <w:i w:val="false"/>
        </w:rPr>
        <w:t xml:space="preserve"> Overall bacterial composition of FF overlap and FFPE samples without (ND) and with various decontamination. The plot is ordinated with Principal Coordinate Analysis (PCoA) and p-values were calculated by PERMANOVA.</w:t>
      </w:r>
    </w:p>
    <w:p>
      <w:pPr>
        <w:pStyle w:val="Normal"/>
        <w:spacing w:lineRule="auto" w:line="480" w:before="0" w:after="200"/>
        <w:jc w:val="both"/>
        <w:rPr>
          <w:rFonts w:ascii="Arial" w:hAnsi="Arial" w:cs="Arial"/>
        </w:rPr>
      </w:pPr>
      <w:r>
        <w:rPr>
          <w:rFonts w:cs="Arial" w:ascii="Arial" w:hAnsi="Arial"/>
        </w:rPr>
      </w:r>
    </w:p>
    <w:sectPr>
      <w:type w:val="nextPage"/>
      <w:pgSz w:w="11906" w:h="16838"/>
      <w:pgMar w:left="1417" w:right="1417" w:gutter="0" w:header="0" w:top="1417" w:footer="0" w:bottom="1134"/>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Linh Dang" w:date="2026-07-31T15:09:53Z" w:initials="LD">
    <w:p>
      <w:pPr>
        <w:overflowPunct w:val="false"/>
        <w:spacing w:before="0" w:after="0"/>
        <w:rPr/>
      </w:pPr>
      <w:r>
        <w:rPr>
          <w:rFonts w:ascii="Liberation Serif" w:hAnsi="Liberation Serif" w:eastAsia="DejaVu Sans" w:cs="Noto Sans Arabic UI"/>
          <w:lang w:val="en-US" w:eastAsia="en-US" w:bidi="en-US"/>
        </w:rPr>
        <w:t>Here I would like to emphasize these different ways for validation.</w:t>
      </w:r>
    </w:p>
  </w:comment>
  <w:comment w:id="1" w:author="Linh Dang" w:date="2026-07-31T15:16:42Z" w:initials="LD">
    <w:p>
      <w:pPr>
        <w:overflowPunct w:val="false"/>
        <w:spacing w:before="0" w:after="0"/>
        <w:rPr/>
      </w:pPr>
      <w:r>
        <w:rPr>
          <w:rFonts w:ascii="Liberation Serif" w:hAnsi="Liberation Serif" w:eastAsia="DejaVu Sans" w:cs="Noto Sans Arabic UI"/>
          <w:lang w:val="en-US" w:eastAsia="en-US" w:bidi="en-US"/>
        </w:rPr>
        <w:t>Using Fig. Inside () for consistency.</w:t>
      </w:r>
    </w:p>
  </w:comment>
  <w:comment w:id="2" w:author="Linh Dang" w:date="2026-07-31T15:55:31Z" w:initials="LD">
    <w:p>
      <w:pPr>
        <w:overflowPunct w:val="false"/>
        <w:spacing w:before="0" w:after="0"/>
        <w:rPr/>
      </w:pPr>
      <w:r>
        <w:rPr>
          <w:rFonts w:ascii="Liberation Serif" w:hAnsi="Liberation Serif" w:eastAsia="DejaVu Sans" w:cs="Noto Sans Arabic UI"/>
          <w:lang w:val="en-US" w:eastAsia="en-US" w:bidi="en-US"/>
        </w:rPr>
        <w:t>The story is modified by the results here.</w:t>
      </w:r>
    </w:p>
  </w:comment>
  <w:comment w:id="3" w:author="Linh Dang" w:date="2026-07-31T16:23:31Z" w:initials="LD">
    <w:p>
      <w:pPr>
        <w:overflowPunct w:val="false"/>
        <w:spacing w:before="0" w:after="0"/>
        <w:rPr/>
      </w:pPr>
      <w:r>
        <w:rPr>
          <w:rFonts w:ascii="Liberation Serif" w:hAnsi="Liberation Serif" w:eastAsia="DejaVu Sans" w:cs="Noto Sans Arabic UI"/>
          <w:lang w:val="en-US" w:eastAsia="en-US" w:bidi="en-US"/>
        </w:rPr>
        <w:t>Here I make it clearer that we would like to compare profile of FFPE, both ND and decontaminated ones, against the “ground-truth” profile revealed from 2 FF replicates.</w:t>
      </w:r>
    </w:p>
  </w:comment>
  <w:comment w:id="4" w:author="Christoph Ammer-Herrmenau" w:date="2026-04-25T22:24:00Z" w:initials="CA">
    <w:p>
      <w:pPr>
        <w:overflowPunct w:val="false"/>
        <w:spacing w:before="0" w:after="0"/>
        <w:rPr/>
      </w:pPr>
      <w:r>
        <w:rPr>
          <w:rFonts w:ascii="Liberation Serif" w:hAnsi="Liberation Serif" w:eastAsia="DejaVu Sans" w:cs="Liberation Serif"/>
          <w:lang w:val="en-US" w:eastAsia="en-US" w:bidi="en-US"/>
        </w:rPr>
        <w:t xml:space="preserve">Here we need AS, coverage, qscore from basecalling. Also the KPC mice need to be mentioned. </w:t>
      </w:r>
    </w:p>
  </w:comment>
  <w:comment w:id="5" w:author="Christoph Ammer-Herrmenau" w:date="2026-04-25T22:28:00Z" w:initials="CA">
    <w:p>
      <w:pPr>
        <w:overflowPunct w:val="false"/>
        <w:spacing w:before="0" w:after="0"/>
        <w:rPr/>
      </w:pPr>
      <w:r>
        <w:rPr>
          <w:rFonts w:ascii="Liberation Serif" w:hAnsi="Liberation Serif" w:eastAsia="DejaVu Sans" w:cs="Liberation Serif"/>
          <w:lang w:val="en-US" w:eastAsia="en-US" w:bidi="en-US"/>
        </w:rPr>
        <w:t xml:space="preserve">Trp53R172H and KrasG12D cooperate to promote chromosomal instability and widely metastatic pancreatic ductal adenocarcinoma in mice </w:t>
      </w:r>
    </w:p>
  </w:comment>
  <w:comment w:id="6" w:author="Christoph Ammer-Herrmenau" w:date="2026-04-25T22:33:00Z" w:initials="CA">
    <w:p>
      <w:pPr>
        <w:overflowPunct w:val="false"/>
        <w:spacing w:before="0" w:after="0"/>
        <w:rPr/>
      </w:pPr>
      <w:r>
        <w:rPr>
          <w:rFonts w:ascii="Liberation Serif" w:hAnsi="Liberation Serif" w:eastAsia="DejaVu Sans" w:cs="Liberation Serif"/>
          <w:lang w:val="en-US" w:eastAsia="en-US" w:bidi="en-US"/>
        </w:rPr>
        <w:t xml:space="preserve">Here you can derive the section from our previous publications, like PMID: </w:t>
      </w:r>
      <w:r>
        <w:rPr>
          <w:rFonts w:ascii="Liberation Serif" w:hAnsi="Liberation Serif" w:eastAsia="DejaVu Sans" w:cs="Liberation Serif"/>
          <w:b/>
          <w:bCs/>
          <w:lang w:val="en-US" w:eastAsia="en-US" w:bidi="en-US"/>
        </w:rPr>
        <w:t>37541802</w:t>
      </w:r>
      <w:r>
        <w:rPr>
          <w:rFonts w:ascii="Liberation Serif" w:hAnsi="Liberation Serif" w:eastAsia="DejaVu Sans" w:cs="Liberation Serif"/>
          <w:lang w:val="en-US" w:eastAsia="en-US" w:bidi="en-US"/>
        </w:rPr>
        <w:t xml:space="preserve">. This one should also be cited as well as PMID: </w:t>
      </w:r>
      <w:r>
        <w:rPr>
          <w:rFonts w:ascii="Liberation Serif" w:hAnsi="Liberation Serif" w:eastAsia="DejaVu Sans" w:cs="Liberation Serif"/>
          <w:b/>
          <w:bCs/>
          <w:lang w:val="en-US" w:eastAsia="en-US" w:bidi="en-US"/>
        </w:rPr>
        <w:t>41298102</w:t>
      </w:r>
      <w:r>
        <w:rPr>
          <w:rFonts w:ascii="Liberation Serif" w:hAnsi="Liberation Serif" w:eastAsia="DejaVu Sans" w:cs="Liberation Serif"/>
          <w:lang w:val="en-US" w:eastAsia="en-US" w:bidi="en-US"/>
        </w:rPr>
        <w:t xml:space="preserve"> </w:t>
      </w:r>
    </w:p>
  </w:comment>
  <w:comment w:id="7" w:author="Christoph Ammer-Herrmenau" w:date="2026-04-25T22:22:00Z" w:initials="CA">
    <w:p>
      <w:pPr>
        <w:overflowPunct w:val="false"/>
        <w:spacing w:before="0" w:after="0"/>
        <w:rPr/>
      </w:pPr>
      <w:r>
        <w:rPr>
          <w:rFonts w:ascii="Liberation Serif" w:hAnsi="Liberation Serif" w:eastAsia="DejaVu Sans" w:cs="Liberation Serif"/>
          <w:lang w:val="en-US" w:eastAsia="en-US" w:bidi="en-US"/>
        </w:rPr>
        <w:t>Here I would implement rarefaction curves in supplemental. Furthermore, we need to specify which cut-off for rarefaction was chosen.</w:t>
      </w:r>
    </w:p>
  </w:comment>
  <w:comment w:id="8" w:author="Christoph Ammer-Herrmenau" w:date="2026-04-25T22:21:00Z" w:initials="CA">
    <w:p>
      <w:pPr>
        <w:overflowPunct w:val="false"/>
        <w:spacing w:before="0" w:after="0"/>
        <w:rPr/>
      </w:pPr>
      <w:r>
        <w:rPr>
          <w:rFonts w:ascii="Liberation Serif" w:hAnsi="Liberation Serif" w:eastAsia="DejaVu Sans" w:cs="Liberation Serif"/>
          <w:lang w:val="en-US" w:eastAsia="en-US" w:bidi="en-US"/>
        </w:rPr>
        <w:t xml:space="preserve">Here we need much more infromation: the versions of each decontamination package, prevalence or frequenciy approach for decontam, which threshold was chosen? For Scrub the same which approach and which thresholds. Nejman needs to be explained  in much more details --&gt; different filter strategies and our adjustments. </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Arial">
    <w:charset w:val="01"/>
    <w:family w:val="roman"/>
    <w:pitch w:val="variable"/>
  </w:font>
  <w:font w:name="Liberation Sans">
    <w:altName w:val="Arial"/>
    <w:charset w:val="01"/>
    <w:family w:val="swiss"/>
    <w:pitch w:val="variable"/>
  </w:font>
  <w:font w:name="Cambria Math">
    <w:charset w:val="01"/>
    <w:family w:val="roman"/>
    <w:pitch w:val="variable"/>
  </w:font>
</w:fonts>
</file>

<file path=word/settings.xml><?xml version="1.0" encoding="utf-8"?>
<w:settings xmlns:w="http://schemas.openxmlformats.org/wordprocessingml/2006/main">
  <w:zoom w:percent="100"/>
  <w:trackRevisions/>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de-D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f780e"/>
    <w:pPr>
      <w:widowControl/>
      <w:suppressAutoHyphens w:val="true"/>
      <w:bidi w:val="0"/>
      <w:spacing w:lineRule="auto" w:line="240" w:before="0" w:after="200"/>
      <w:jc w:val="left"/>
    </w:pPr>
    <w:rPr>
      <w:rFonts w:ascii="Aptos" w:hAnsi="Aptos" w:eastAsia="Aptos" w:cs="font1299"/>
      <w:color w:val="auto"/>
      <w:kern w:val="0"/>
      <w:sz w:val="24"/>
      <w:szCs w:val="24"/>
      <w:lang w:val="en-US" w:eastAsia="zh-CN" w:bidi="ar-SA"/>
      <w14:ligatures w14:val="none"/>
    </w:rPr>
  </w:style>
  <w:style w:type="paragraph" w:styleId="Heading1">
    <w:name w:val="Heading 1"/>
    <w:basedOn w:val="Normal"/>
    <w:next w:val="Normal"/>
    <w:link w:val="berschrift1Zchn"/>
    <w:uiPriority w:val="9"/>
    <w:qFormat/>
    <w:rsid w:val="00bf780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berschrift2Zchn"/>
    <w:unhideWhenUsed/>
    <w:qFormat/>
    <w:rsid w:val="00bf780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berschrift3Zchn"/>
    <w:unhideWhenUsed/>
    <w:qFormat/>
    <w:rsid w:val="00bf780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berschrift4Zchn"/>
    <w:unhideWhenUsed/>
    <w:qFormat/>
    <w:rsid w:val="00bf780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berschrift5Zchn"/>
    <w:uiPriority w:val="9"/>
    <w:semiHidden/>
    <w:unhideWhenUsed/>
    <w:qFormat/>
    <w:rsid w:val="00bf780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berschrift6Zchn"/>
    <w:uiPriority w:val="9"/>
    <w:semiHidden/>
    <w:unhideWhenUsed/>
    <w:qFormat/>
    <w:rsid w:val="00bf780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berschrift7Zchn"/>
    <w:uiPriority w:val="9"/>
    <w:semiHidden/>
    <w:unhideWhenUsed/>
    <w:qFormat/>
    <w:rsid w:val="00bf780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berschrift8Zchn"/>
    <w:uiPriority w:val="9"/>
    <w:semiHidden/>
    <w:unhideWhenUsed/>
    <w:qFormat/>
    <w:rsid w:val="00bf780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berschrift9Zchn"/>
    <w:uiPriority w:val="9"/>
    <w:semiHidden/>
    <w:unhideWhenUsed/>
    <w:qFormat/>
    <w:rsid w:val="00bf780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berschrift1Zchn" w:customStyle="1">
    <w:name w:val="Überschrift 1 Zchn"/>
    <w:basedOn w:val="DefaultParagraphFont"/>
    <w:link w:val="Heading1"/>
    <w:uiPriority w:val="9"/>
    <w:qFormat/>
    <w:rsid w:val="00bf780e"/>
    <w:rPr>
      <w:rFonts w:ascii="Aptos Display" w:hAnsi="Aptos Display" w:eastAsia="" w:cs="" w:asciiTheme="majorHAnsi" w:cstheme="majorBidi" w:eastAsiaTheme="majorEastAsia" w:hAnsiTheme="majorHAnsi"/>
      <w:color w:themeColor="accent1" w:themeShade="bf" w:val="0F4761"/>
      <w:sz w:val="40"/>
      <w:szCs w:val="40"/>
    </w:rPr>
  </w:style>
  <w:style w:type="character" w:styleId="berschrift2Zchn" w:customStyle="1">
    <w:name w:val="Überschrift 2 Zchn"/>
    <w:basedOn w:val="DefaultParagraphFont"/>
    <w:link w:val="Heading2"/>
    <w:uiPriority w:val="9"/>
    <w:semiHidden/>
    <w:qFormat/>
    <w:rsid w:val="00bf780e"/>
    <w:rPr>
      <w:rFonts w:ascii="Aptos Display" w:hAnsi="Aptos Display" w:eastAsia="" w:cs="" w:asciiTheme="majorHAnsi" w:cstheme="majorBidi" w:eastAsiaTheme="majorEastAsia" w:hAnsiTheme="majorHAnsi"/>
      <w:color w:themeColor="accent1" w:themeShade="bf" w:val="0F4761"/>
      <w:sz w:val="32"/>
      <w:szCs w:val="32"/>
    </w:rPr>
  </w:style>
  <w:style w:type="character" w:styleId="berschrift3Zchn" w:customStyle="1">
    <w:name w:val="Überschrift 3 Zchn"/>
    <w:basedOn w:val="DefaultParagraphFont"/>
    <w:link w:val="Heading3"/>
    <w:uiPriority w:val="9"/>
    <w:semiHidden/>
    <w:qFormat/>
    <w:rsid w:val="00bf780e"/>
    <w:rPr>
      <w:rFonts w:eastAsia="" w:cs="" w:cstheme="majorBidi" w:eastAsiaTheme="majorEastAsia"/>
      <w:color w:themeColor="accent1" w:themeShade="bf" w:val="0F4761"/>
      <w:sz w:val="28"/>
      <w:szCs w:val="28"/>
    </w:rPr>
  </w:style>
  <w:style w:type="character" w:styleId="berschrift4Zchn" w:customStyle="1">
    <w:name w:val="Überschrift 4 Zchn"/>
    <w:basedOn w:val="DefaultParagraphFont"/>
    <w:link w:val="Heading4"/>
    <w:uiPriority w:val="9"/>
    <w:semiHidden/>
    <w:qFormat/>
    <w:rsid w:val="00bf780e"/>
    <w:rPr>
      <w:rFonts w:eastAsia="" w:cs="" w:cstheme="majorBidi" w:eastAsiaTheme="majorEastAsia"/>
      <w:i/>
      <w:iCs/>
      <w:color w:themeColor="accent1" w:themeShade="bf" w:val="0F4761"/>
    </w:rPr>
  </w:style>
  <w:style w:type="character" w:styleId="berschrift5Zchn" w:customStyle="1">
    <w:name w:val="Überschrift 5 Zchn"/>
    <w:basedOn w:val="DefaultParagraphFont"/>
    <w:link w:val="Heading5"/>
    <w:uiPriority w:val="9"/>
    <w:semiHidden/>
    <w:qFormat/>
    <w:rsid w:val="00bf780e"/>
    <w:rPr>
      <w:rFonts w:eastAsia="" w:cs="" w:cstheme="majorBidi" w:eastAsiaTheme="majorEastAsia"/>
      <w:color w:themeColor="accent1" w:themeShade="bf" w:val="0F4761"/>
    </w:rPr>
  </w:style>
  <w:style w:type="character" w:styleId="berschrift6Zchn" w:customStyle="1">
    <w:name w:val="Überschrift 6 Zchn"/>
    <w:basedOn w:val="DefaultParagraphFont"/>
    <w:link w:val="Heading6"/>
    <w:uiPriority w:val="9"/>
    <w:semiHidden/>
    <w:qFormat/>
    <w:rsid w:val="00bf780e"/>
    <w:rPr>
      <w:rFonts w:eastAsia="" w:cs="" w:cstheme="majorBidi" w:eastAsiaTheme="majorEastAsia"/>
      <w:i/>
      <w:iCs/>
      <w:color w:themeColor="text1" w:themeTint="a6" w:val="595959"/>
    </w:rPr>
  </w:style>
  <w:style w:type="character" w:styleId="berschrift7Zchn" w:customStyle="1">
    <w:name w:val="Überschrift 7 Zchn"/>
    <w:basedOn w:val="DefaultParagraphFont"/>
    <w:link w:val="Heading7"/>
    <w:uiPriority w:val="9"/>
    <w:semiHidden/>
    <w:qFormat/>
    <w:rsid w:val="00bf780e"/>
    <w:rPr>
      <w:rFonts w:eastAsia="" w:cs="" w:cstheme="majorBidi" w:eastAsiaTheme="majorEastAsia"/>
      <w:color w:themeColor="text1" w:themeTint="a6" w:val="595959"/>
    </w:rPr>
  </w:style>
  <w:style w:type="character" w:styleId="berschrift8Zchn" w:customStyle="1">
    <w:name w:val="Überschrift 8 Zchn"/>
    <w:basedOn w:val="DefaultParagraphFont"/>
    <w:link w:val="Heading8"/>
    <w:uiPriority w:val="9"/>
    <w:semiHidden/>
    <w:qFormat/>
    <w:rsid w:val="00bf780e"/>
    <w:rPr>
      <w:rFonts w:eastAsia="" w:cs="" w:cstheme="majorBidi" w:eastAsiaTheme="majorEastAsia"/>
      <w:i/>
      <w:iCs/>
      <w:color w:themeColor="text1" w:themeTint="d8" w:val="272727"/>
    </w:rPr>
  </w:style>
  <w:style w:type="character" w:styleId="berschrift9Zchn" w:customStyle="1">
    <w:name w:val="Überschrift 9 Zchn"/>
    <w:basedOn w:val="DefaultParagraphFont"/>
    <w:link w:val="Heading9"/>
    <w:uiPriority w:val="9"/>
    <w:semiHidden/>
    <w:qFormat/>
    <w:rsid w:val="00bf780e"/>
    <w:rPr>
      <w:rFonts w:eastAsia="" w:cs="" w:cstheme="majorBidi" w:eastAsiaTheme="majorEastAsia"/>
      <w:color w:themeColor="text1" w:themeTint="d8" w:val="272727"/>
    </w:rPr>
  </w:style>
  <w:style w:type="character" w:styleId="TitelZchn" w:customStyle="1">
    <w:name w:val="Titel Zchn"/>
    <w:basedOn w:val="DefaultParagraphFont"/>
    <w:link w:val="Title"/>
    <w:uiPriority w:val="10"/>
    <w:qFormat/>
    <w:rsid w:val="00bf780e"/>
    <w:rPr>
      <w:rFonts w:ascii="Aptos Display" w:hAnsi="Aptos Display" w:eastAsia="" w:cs="" w:asciiTheme="majorHAnsi" w:cstheme="majorBidi" w:eastAsiaTheme="majorEastAsia" w:hAnsiTheme="majorHAnsi"/>
      <w:spacing w:val="-10"/>
      <w:kern w:val="2"/>
      <w:sz w:val="56"/>
      <w:szCs w:val="56"/>
    </w:rPr>
  </w:style>
  <w:style w:type="character" w:styleId="UntertitelZchn" w:customStyle="1">
    <w:name w:val="Untertitel Zchn"/>
    <w:basedOn w:val="DefaultParagraphFont"/>
    <w:link w:val="Subtitle"/>
    <w:uiPriority w:val="11"/>
    <w:qFormat/>
    <w:rsid w:val="00bf780e"/>
    <w:rPr>
      <w:rFonts w:eastAsia="" w:cs="" w:cstheme="majorBidi" w:eastAsiaTheme="majorEastAsia"/>
      <w:color w:themeColor="text1" w:themeTint="a6" w:val="595959"/>
      <w:spacing w:val="15"/>
      <w:sz w:val="28"/>
      <w:szCs w:val="28"/>
    </w:rPr>
  </w:style>
  <w:style w:type="character" w:styleId="ZitatZchn" w:customStyle="1">
    <w:name w:val="Zitat Zchn"/>
    <w:basedOn w:val="DefaultParagraphFont"/>
    <w:link w:val="Quote"/>
    <w:uiPriority w:val="29"/>
    <w:qFormat/>
    <w:rsid w:val="00bf780e"/>
    <w:rPr>
      <w:i/>
      <w:iCs/>
      <w:color w:themeColor="text1" w:themeTint="bf" w:val="404040"/>
    </w:rPr>
  </w:style>
  <w:style w:type="character" w:styleId="IntenseEmphasis">
    <w:name w:val="Intense Emphasis"/>
    <w:basedOn w:val="DefaultParagraphFont"/>
    <w:uiPriority w:val="21"/>
    <w:qFormat/>
    <w:rsid w:val="00bf780e"/>
    <w:rPr>
      <w:i/>
      <w:iCs/>
      <w:color w:themeColor="accent1" w:themeShade="bf" w:val="0F4761"/>
    </w:rPr>
  </w:style>
  <w:style w:type="character" w:styleId="IntensivesZitatZchn" w:customStyle="1">
    <w:name w:val="Intensives Zitat Zchn"/>
    <w:basedOn w:val="DefaultParagraphFont"/>
    <w:link w:val="IntenseQuote"/>
    <w:uiPriority w:val="30"/>
    <w:qFormat/>
    <w:rsid w:val="00bf780e"/>
    <w:rPr>
      <w:i/>
      <w:iCs/>
      <w:color w:themeColor="accent1" w:themeShade="bf" w:val="0F4761"/>
    </w:rPr>
  </w:style>
  <w:style w:type="character" w:styleId="IntenseReference">
    <w:name w:val="Intense Reference"/>
    <w:basedOn w:val="DefaultParagraphFont"/>
    <w:uiPriority w:val="32"/>
    <w:qFormat/>
    <w:rsid w:val="00bf780e"/>
    <w:rPr>
      <w:b/>
      <w:bCs/>
      <w:smallCaps/>
      <w:color w:themeColor="accent1" w:themeShade="bf" w:val="0F4761"/>
      <w:spacing w:val="5"/>
    </w:rPr>
  </w:style>
  <w:style w:type="character" w:styleId="Hyperlink">
    <w:name w:val="Hyperlink"/>
    <w:rsid w:val="00bf780e"/>
    <w:rPr>
      <w:color w:val="156082"/>
    </w:rPr>
  </w:style>
  <w:style w:type="character" w:styleId="Strong">
    <w:name w:val="Strong"/>
    <w:qFormat/>
    <w:rsid w:val="00bf780e"/>
    <w:rPr>
      <w:b/>
      <w:bCs/>
    </w:rPr>
  </w:style>
  <w:style w:type="character" w:styleId="Emphasis">
    <w:name w:val="Emphasis"/>
    <w:qFormat/>
    <w:rsid w:val="00bf780e"/>
    <w:rPr>
      <w:i/>
      <w:iCs/>
    </w:rPr>
  </w:style>
  <w:style w:type="character" w:styleId="TextkrperZchn" w:customStyle="1">
    <w:name w:val="Textkörper Zchn"/>
    <w:basedOn w:val="DefaultParagraphFont"/>
    <w:qFormat/>
    <w:rsid w:val="00bf780e"/>
    <w:rPr>
      <w:rFonts w:ascii="Aptos" w:hAnsi="Aptos" w:eastAsia="Aptos" w:cs="font1299"/>
      <w:kern w:val="0"/>
      <w:sz w:val="24"/>
      <w:szCs w:val="24"/>
      <w:lang w:val="en-US" w:eastAsia="zh-CN"/>
      <w14:ligatures w14:val="none"/>
    </w:rPr>
  </w:style>
  <w:style w:type="character" w:styleId="annotationreference">
    <w:name w:val="annotation reference"/>
    <w:uiPriority w:val="99"/>
    <w:semiHidden/>
    <w:unhideWhenUsed/>
    <w:qFormat/>
    <w:rsid w:val="00bf780e"/>
    <w:rPr>
      <w:sz w:val="16"/>
      <w:szCs w:val="16"/>
    </w:rPr>
  </w:style>
  <w:style w:type="character" w:styleId="KommentartextZchn" w:customStyle="1">
    <w:name w:val="Kommentartext Zchn"/>
    <w:basedOn w:val="DefaultParagraphFont"/>
    <w:uiPriority w:val="99"/>
    <w:semiHidden/>
    <w:qFormat/>
    <w:rsid w:val="00bf780e"/>
    <w:rPr>
      <w:rFonts w:ascii="Aptos" w:hAnsi="Aptos" w:eastAsia="Aptos" w:cs="font1299"/>
      <w:kern w:val="0"/>
      <w:sz w:val="20"/>
      <w:szCs w:val="20"/>
      <w:lang w:val="en-US" w:eastAsia="zh-CN"/>
      <w14:ligatures w14:val="none"/>
    </w:rPr>
  </w:style>
  <w:style w:type="character" w:styleId="KommentartextZchn1" w:customStyle="1">
    <w:name w:val="Kommentartext Zchn1"/>
    <w:link w:val="AnnotationText"/>
    <w:uiPriority w:val="99"/>
    <w:qFormat/>
    <w:rsid w:val="00bf780e"/>
    <w:rPr>
      <w:rFonts w:ascii="Aptos" w:hAnsi="Aptos" w:eastAsia="Aptos" w:cs="font1299"/>
      <w:kern w:val="0"/>
      <w:sz w:val="20"/>
      <w:szCs w:val="20"/>
      <w:lang w:val="en-US" w:eastAsia="zh-CN"/>
      <w14:ligatures w14:val="none"/>
    </w:rPr>
  </w:style>
  <w:style w:type="character" w:styleId="PlaceholderText">
    <w:name w:val="Placeholder Text"/>
    <w:basedOn w:val="DefaultParagraphFont"/>
    <w:uiPriority w:val="99"/>
    <w:semiHidden/>
    <w:qFormat/>
    <w:rsid w:val="00bf780e"/>
    <w:rPr>
      <w:color w:val="666666"/>
    </w:rPr>
  </w:style>
  <w:style w:type="character" w:styleId="FirstParagraphZchn" w:customStyle="1">
    <w:name w:val="First Paragraph Zchn"/>
    <w:basedOn w:val="TextkrperZchn"/>
    <w:link w:val="FirstParagraph"/>
    <w:qFormat/>
    <w:rsid w:val="00bf780e"/>
    <w:rPr>
      <w:rFonts w:ascii="Aptos" w:hAnsi="Aptos" w:eastAsia="Aptos" w:cs="font1299"/>
      <w:kern w:val="0"/>
      <w:sz w:val="24"/>
      <w:szCs w:val="24"/>
      <w:lang w:val="en-US" w:eastAsia="zh-CN"/>
      <w14:ligatures w14:val="none"/>
    </w:rPr>
  </w:style>
  <w:style w:type="character" w:styleId="CitaviBibliographyHeadingZchn" w:customStyle="1">
    <w:name w:val="Citavi Bibliography Heading Zchn"/>
    <w:basedOn w:val="FirstParagraphZchn"/>
    <w:link w:val="CitaviBibliographyHeading"/>
    <w:uiPriority w:val="99"/>
    <w:qFormat/>
    <w:rsid w:val="00bf780e"/>
    <w:rPr>
      <w:rFonts w:ascii="Aptos Display" w:hAnsi="Aptos Display" w:eastAsia="" w:cs="" w:asciiTheme="majorHAnsi" w:cstheme="majorBidi" w:eastAsiaTheme="majorEastAsia" w:hAnsiTheme="majorHAnsi"/>
      <w:color w:themeColor="accent1" w:themeShade="bf" w:val="0F4761"/>
      <w:kern w:val="0"/>
      <w:sz w:val="40"/>
      <w:szCs w:val="40"/>
      <w:lang w:val="en-US" w:eastAsia="zh-CN"/>
      <w14:ligatures w14:val="none"/>
    </w:rPr>
  </w:style>
  <w:style w:type="character" w:styleId="CitaviChapterBibliographyHeadingZchn" w:customStyle="1">
    <w:name w:val="Citavi Chapter Bibliography Heading Zchn"/>
    <w:basedOn w:val="FirstParagraphZchn"/>
    <w:link w:val="CitaviChapterBibliographyHeading"/>
    <w:uiPriority w:val="99"/>
    <w:qFormat/>
    <w:rsid w:val="00bf780e"/>
    <w:rPr>
      <w:rFonts w:ascii="Aptos Display" w:hAnsi="Aptos Display" w:eastAsia="" w:cs="" w:asciiTheme="majorHAnsi" w:cstheme="majorBidi" w:eastAsiaTheme="majorEastAsia" w:hAnsiTheme="majorHAnsi"/>
      <w:color w:themeColor="accent1" w:themeShade="bf" w:val="0F4761"/>
      <w:kern w:val="0"/>
      <w:sz w:val="32"/>
      <w:szCs w:val="32"/>
      <w:lang w:val="en-US" w:eastAsia="zh-CN"/>
      <w14:ligatures w14:val="none"/>
    </w:rPr>
  </w:style>
  <w:style w:type="character" w:styleId="CitaviBibliographySubheading1Zchn" w:customStyle="1">
    <w:name w:val="Citavi Bibliography Subheading 1 Zchn"/>
    <w:basedOn w:val="FirstParagraphZchn"/>
    <w:link w:val="CitaviBibliographySubheading1"/>
    <w:uiPriority w:val="99"/>
    <w:qFormat/>
    <w:rsid w:val="00bf780e"/>
    <w:rPr>
      <w:rFonts w:ascii="Arial" w:hAnsi="Arial" w:eastAsia="" w:cs="Arial" w:eastAsiaTheme="majorEastAsia"/>
      <w:color w:themeColor="accent1" w:themeShade="bf" w:val="0F4761"/>
      <w:kern w:val="0"/>
      <w:sz w:val="32"/>
      <w:szCs w:val="32"/>
      <w:lang w:val="en-US" w:eastAsia="zh-CN"/>
      <w14:ligatures w14:val="none"/>
    </w:rPr>
  </w:style>
  <w:style w:type="character" w:styleId="CitaviBibliographySubheading2Zchn" w:customStyle="1">
    <w:name w:val="Citavi Bibliography Subheading 2 Zchn"/>
    <w:basedOn w:val="FirstParagraphZchn"/>
    <w:link w:val="CitaviBibliographySubheading2"/>
    <w:uiPriority w:val="99"/>
    <w:qFormat/>
    <w:rsid w:val="00bf780e"/>
    <w:rPr>
      <w:rFonts w:ascii="Arial" w:hAnsi="Arial" w:eastAsia="" w:cs="Arial" w:eastAsiaTheme="majorEastAsia"/>
      <w:color w:themeColor="accent1" w:themeShade="bf" w:val="0F4761"/>
      <w:kern w:val="0"/>
      <w:sz w:val="28"/>
      <w:szCs w:val="28"/>
      <w:lang w:val="en-US" w:eastAsia="zh-CN"/>
      <w14:ligatures w14:val="none"/>
    </w:rPr>
  </w:style>
  <w:style w:type="character" w:styleId="CitaviBibliographySubheading3Zchn" w:customStyle="1">
    <w:name w:val="Citavi Bibliography Subheading 3 Zchn"/>
    <w:basedOn w:val="FirstParagraphZchn"/>
    <w:link w:val="CitaviBibliographySubheading3"/>
    <w:uiPriority w:val="99"/>
    <w:qFormat/>
    <w:rsid w:val="00bf780e"/>
    <w:rPr>
      <w:rFonts w:ascii="Arial" w:hAnsi="Arial" w:eastAsia="" w:cs="Arial" w:eastAsiaTheme="majorEastAsia"/>
      <w:i/>
      <w:iCs/>
      <w:color w:themeColor="accent1" w:themeShade="bf" w:val="0F4761"/>
      <w:kern w:val="0"/>
      <w:sz w:val="24"/>
      <w:szCs w:val="24"/>
      <w:lang w:val="en-US" w:eastAsia="zh-CN"/>
      <w14:ligatures w14:val="none"/>
    </w:rPr>
  </w:style>
  <w:style w:type="character" w:styleId="CitaviBibliographySubheading4Zchn" w:customStyle="1">
    <w:name w:val="Citavi Bibliography Subheading 4 Zchn"/>
    <w:basedOn w:val="FirstParagraphZchn"/>
    <w:link w:val="CitaviBibliographySubheading4"/>
    <w:uiPriority w:val="99"/>
    <w:qFormat/>
    <w:rsid w:val="00bf780e"/>
    <w:rPr>
      <w:rFonts w:ascii="Arial" w:hAnsi="Arial" w:eastAsia="" w:cs="Arial" w:eastAsiaTheme="majorEastAsia"/>
      <w:color w:themeColor="accent1" w:themeShade="bf" w:val="0F4761"/>
      <w:kern w:val="0"/>
      <w:sz w:val="24"/>
      <w:szCs w:val="24"/>
      <w:lang w:val="en-US" w:eastAsia="zh-CN"/>
      <w14:ligatures w14:val="none"/>
    </w:rPr>
  </w:style>
  <w:style w:type="character" w:styleId="CitaviBibliographySubheading5Zchn" w:customStyle="1">
    <w:name w:val="Citavi Bibliography Subheading 5 Zchn"/>
    <w:basedOn w:val="FirstParagraphZchn"/>
    <w:link w:val="CitaviBibliographySubheading5"/>
    <w:uiPriority w:val="99"/>
    <w:qFormat/>
    <w:rsid w:val="00bf780e"/>
    <w:rPr>
      <w:rFonts w:ascii="Arial" w:hAnsi="Arial" w:eastAsia="" w:cs="Arial" w:eastAsiaTheme="majorEastAsia"/>
      <w:i/>
      <w:iCs/>
      <w:color w:themeColor="text1" w:themeTint="a6" w:val="595959"/>
      <w:kern w:val="0"/>
      <w:sz w:val="24"/>
      <w:szCs w:val="24"/>
      <w:lang w:val="en-US" w:eastAsia="zh-CN"/>
      <w14:ligatures w14:val="none"/>
    </w:rPr>
  </w:style>
  <w:style w:type="character" w:styleId="CitaviBibliographySubheading6Zchn" w:customStyle="1">
    <w:name w:val="Citavi Bibliography Subheading 6 Zchn"/>
    <w:basedOn w:val="FirstParagraphZchn"/>
    <w:link w:val="CitaviBibliographySubheading6"/>
    <w:uiPriority w:val="99"/>
    <w:qFormat/>
    <w:rsid w:val="00bf780e"/>
    <w:rPr>
      <w:rFonts w:ascii="Arial" w:hAnsi="Arial" w:eastAsia="" w:cs="Arial" w:eastAsiaTheme="majorEastAsia"/>
      <w:color w:themeColor="text1" w:themeTint="a6" w:val="595959"/>
      <w:kern w:val="0"/>
      <w:sz w:val="24"/>
      <w:szCs w:val="24"/>
      <w:lang w:val="en-US" w:eastAsia="zh-CN"/>
      <w14:ligatures w14:val="none"/>
    </w:rPr>
  </w:style>
  <w:style w:type="character" w:styleId="CitaviBibliographySubheading7Zchn" w:customStyle="1">
    <w:name w:val="Citavi Bibliography Subheading 7 Zchn"/>
    <w:basedOn w:val="FirstParagraphZchn"/>
    <w:link w:val="CitaviBibliographySubheading7"/>
    <w:uiPriority w:val="99"/>
    <w:qFormat/>
    <w:rsid w:val="00bf780e"/>
    <w:rPr>
      <w:rFonts w:ascii="Arial" w:hAnsi="Arial" w:eastAsia="" w:cs="Arial" w:eastAsiaTheme="majorEastAsia"/>
      <w:i/>
      <w:iCs/>
      <w:color w:themeColor="text1" w:themeTint="d8" w:val="272727"/>
      <w:kern w:val="0"/>
      <w:sz w:val="24"/>
      <w:szCs w:val="24"/>
      <w:lang w:val="en-US" w:eastAsia="zh-CN"/>
      <w14:ligatures w14:val="none"/>
    </w:rPr>
  </w:style>
  <w:style w:type="character" w:styleId="CitaviBibliographySubheading8Zchn" w:customStyle="1">
    <w:name w:val="Citavi Bibliography Subheading 8 Zchn"/>
    <w:basedOn w:val="FirstParagraphZchn"/>
    <w:link w:val="CitaviBibliographySubheading8"/>
    <w:uiPriority w:val="99"/>
    <w:qFormat/>
    <w:rsid w:val="00bf780e"/>
    <w:rPr>
      <w:rFonts w:ascii="Arial" w:hAnsi="Arial" w:eastAsia="" w:cs="Arial" w:eastAsiaTheme="majorEastAsia"/>
      <w:color w:themeColor="text1" w:themeTint="d8" w:val="272727"/>
      <w:kern w:val="0"/>
      <w:sz w:val="24"/>
      <w:szCs w:val="24"/>
      <w:lang w:val="en-US" w:eastAsia="zh-CN"/>
      <w14:ligatures w14:val="none"/>
    </w:rPr>
  </w:style>
  <w:style w:type="character" w:styleId="KommentarthemaZchn" w:customStyle="1">
    <w:name w:val="Kommentarthema Zchn"/>
    <w:basedOn w:val="KommentartextZchn1"/>
    <w:link w:val="annotationsubject"/>
    <w:uiPriority w:val="99"/>
    <w:semiHidden/>
    <w:qFormat/>
    <w:rsid w:val="00c52e4f"/>
    <w:rPr>
      <w:rFonts w:ascii="Aptos" w:hAnsi="Aptos" w:eastAsia="Aptos" w:cs="font1299"/>
      <w:b/>
      <w:bCs/>
      <w:kern w:val="0"/>
      <w:sz w:val="20"/>
      <w:szCs w:val="20"/>
      <w:lang w:val="en-US" w:eastAsia="zh-CN"/>
      <w14:ligatures w14:val="non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krperZchn"/>
    <w:rsid w:val="00bf780e"/>
    <w:pPr>
      <w:spacing w:before="180" w:after="180"/>
    </w:pPr>
    <w:rPr/>
  </w:style>
  <w:style w:type="paragraph" w:styleId="List">
    <w:name w:val="List"/>
    <w:basedOn w:val="BodyText"/>
    <w:pPr/>
    <w:rPr>
      <w:rFonts w:cs="Noto Sans Devanagari"/>
    </w:rPr>
  </w:style>
  <w:style w:type="paragraph" w:styleId="Caption">
    <w:name w:val="Caption"/>
    <w:basedOn w:val="Normal"/>
    <w:qFormat/>
    <w:rsid w:val="008547bb"/>
    <w:pPr>
      <w:suppressLineNumbers/>
      <w:spacing w:before="120" w:after="120"/>
    </w:pPr>
    <w:rPr>
      <w:rFonts w:ascii="Liberation Serif" w:hAnsi="Liberation Serif" w:eastAsia="Noto Serif CJK SC" w:cs="Noto Sans Devanagari"/>
      <w:i/>
      <w:iCs/>
      <w:kern w:val="2"/>
      <w:lang w:bidi="hi-IN"/>
    </w:rPr>
  </w:style>
  <w:style w:type="paragraph" w:styleId="Index">
    <w:name w:val="Index"/>
    <w:basedOn w:val="Normal"/>
    <w:qFormat/>
    <w:pPr>
      <w:suppressLineNumbers/>
    </w:pPr>
    <w:rPr>
      <w:rFonts w:cs="Noto Sans Devanagari"/>
    </w:rPr>
  </w:style>
  <w:style w:type="paragraph" w:styleId="Title">
    <w:name w:val="Title"/>
    <w:basedOn w:val="Normal"/>
    <w:next w:val="Normal"/>
    <w:link w:val="TitelZchn"/>
    <w:uiPriority w:val="10"/>
    <w:qFormat/>
    <w:rsid w:val="00bf780e"/>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UntertitelZchn"/>
    <w:uiPriority w:val="11"/>
    <w:qFormat/>
    <w:rsid w:val="00bf780e"/>
    <w:pPr/>
    <w:rPr>
      <w:rFonts w:eastAsia="" w:cs="" w:cstheme="majorBidi" w:eastAsiaTheme="majorEastAsia"/>
      <w:color w:themeColor="text1" w:themeTint="a6" w:val="595959"/>
      <w:spacing w:val="15"/>
      <w:sz w:val="28"/>
      <w:szCs w:val="28"/>
    </w:rPr>
  </w:style>
  <w:style w:type="paragraph" w:styleId="Quote">
    <w:name w:val="Quote"/>
    <w:basedOn w:val="Normal"/>
    <w:next w:val="Normal"/>
    <w:link w:val="ZitatZchn"/>
    <w:uiPriority w:val="29"/>
    <w:qFormat/>
    <w:rsid w:val="00bf780e"/>
    <w:pPr>
      <w:spacing w:before="160" w:after="200"/>
      <w:jc w:val="center"/>
    </w:pPr>
    <w:rPr>
      <w:i/>
      <w:iCs/>
      <w:color w:themeColor="text1" w:themeTint="bf" w:val="404040"/>
    </w:rPr>
  </w:style>
  <w:style w:type="paragraph" w:styleId="ListParagraph">
    <w:name w:val="List Paragraph"/>
    <w:basedOn w:val="Normal"/>
    <w:uiPriority w:val="34"/>
    <w:qFormat/>
    <w:rsid w:val="00bf780e"/>
    <w:pPr>
      <w:spacing w:before="0" w:after="200"/>
      <w:ind w:left="720"/>
      <w:contextualSpacing/>
    </w:pPr>
    <w:rPr/>
  </w:style>
  <w:style w:type="paragraph" w:styleId="IntenseQuote">
    <w:name w:val="Intense Quote"/>
    <w:basedOn w:val="Normal"/>
    <w:next w:val="Normal"/>
    <w:link w:val="IntensivesZitatZchn"/>
    <w:uiPriority w:val="30"/>
    <w:qFormat/>
    <w:rsid w:val="00bf780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FirstParagraph" w:customStyle="1">
    <w:name w:val="First Paragraph"/>
    <w:basedOn w:val="BodyText"/>
    <w:next w:val="BodyText"/>
    <w:link w:val="FirstParagraphZchn"/>
    <w:qFormat/>
    <w:rsid w:val="00bf780e"/>
    <w:pPr/>
    <w:rPr/>
  </w:style>
  <w:style w:type="paragraph" w:styleId="Literaturverzeichnis1" w:customStyle="1">
    <w:name w:val="Literaturverzeichnis1"/>
    <w:basedOn w:val="Normal"/>
    <w:qFormat/>
    <w:rsid w:val="00bf780e"/>
    <w:pPr/>
    <w:rPr/>
  </w:style>
  <w:style w:type="paragraph" w:styleId="Inhaltsverzeichnisberschrift1" w:customStyle="1">
    <w:name w:val="Inhaltsverzeichnisüberschrift1"/>
    <w:basedOn w:val="Heading1"/>
    <w:next w:val="BodyText"/>
    <w:qFormat/>
    <w:rsid w:val="00bf780e"/>
    <w:pPr>
      <w:spacing w:lineRule="auto" w:line="252" w:before="240" w:after="80"/>
      <w:outlineLvl w:val="9"/>
    </w:pPr>
    <w:rPr>
      <w:rFonts w:ascii="Aptos Display" w:hAnsi="Aptos Display" w:eastAsia="font1299" w:cs="font1299"/>
      <w:color w:themeColor="accent1" w:themeShade="bf" w:val="0F4761"/>
    </w:rPr>
  </w:style>
  <w:style w:type="paragraph" w:styleId="KeinLeerraum1" w:customStyle="1">
    <w:name w:val="Kein Leerraum1"/>
    <w:qFormat/>
    <w:rsid w:val="00bf780e"/>
    <w:pPr>
      <w:widowControl/>
      <w:suppressAutoHyphens w:val="true"/>
      <w:bidi w:val="0"/>
      <w:spacing w:lineRule="auto" w:line="240" w:before="0" w:after="0"/>
      <w:jc w:val="left"/>
    </w:pPr>
    <w:rPr>
      <w:rFonts w:ascii="Aptos" w:hAnsi="Aptos" w:eastAsia="font1299" w:cs="font1299"/>
      <w:color w:val="auto"/>
      <w:kern w:val="0"/>
      <w:sz w:val="22"/>
      <w:szCs w:val="28"/>
      <w:lang w:val="en-US" w:eastAsia="ko-KR" w:bidi="bn-BD"/>
      <w14:ligatures w14:val="none"/>
    </w:rPr>
  </w:style>
  <w:style w:type="paragraph" w:styleId="CitaviBibliographyEntry" w:customStyle="1">
    <w:name w:val="Citavi Bibliography Entry"/>
    <w:basedOn w:val="Normal"/>
    <w:qFormat/>
    <w:rsid w:val="00bf780e"/>
    <w:pPr>
      <w:tabs>
        <w:tab w:val="clear" w:pos="708"/>
        <w:tab w:val="left" w:pos="454" w:leader="none"/>
      </w:tabs>
      <w:spacing w:before="0" w:after="120"/>
      <w:ind w:hanging="454" w:left="454"/>
    </w:pPr>
    <w:rPr/>
  </w:style>
  <w:style w:type="paragraph" w:styleId="AnnotationText">
    <w:name w:val="Annotation Text"/>
    <w:basedOn w:val="Normal"/>
    <w:link w:val="KommentartextZchn1"/>
    <w:uiPriority w:val="99"/>
    <w:unhideWhenUsed/>
    <w:rsid w:val="00bf780e"/>
    <w:pPr/>
    <w:rPr>
      <w:sz w:val="20"/>
      <w:szCs w:val="20"/>
    </w:rPr>
  </w:style>
  <w:style w:type="paragraph" w:styleId="CitaviBibliographyHeading" w:customStyle="1">
    <w:name w:val="Citavi Bibliography Heading"/>
    <w:basedOn w:val="Heading1"/>
    <w:link w:val="CitaviBibliographyHeadingZchn"/>
    <w:uiPriority w:val="99"/>
    <w:qFormat/>
    <w:rsid w:val="00bf780e"/>
    <w:pPr/>
    <w:rPr/>
  </w:style>
  <w:style w:type="paragraph" w:styleId="CitaviChapterBibliographyHeading" w:customStyle="1">
    <w:name w:val="Citavi Chapter Bibliography Heading"/>
    <w:basedOn w:val="Heading2"/>
    <w:link w:val="CitaviChapterBibliographyHeadingZchn"/>
    <w:uiPriority w:val="99"/>
    <w:qFormat/>
    <w:rsid w:val="00bf780e"/>
    <w:pPr/>
    <w:rPr/>
  </w:style>
  <w:style w:type="paragraph" w:styleId="CitaviBibliographySubheading1" w:customStyle="1">
    <w:name w:val="Citavi Bibliography Subheading 1"/>
    <w:basedOn w:val="Heading2"/>
    <w:link w:val="CitaviBibliographySubheading1Zchn"/>
    <w:uiPriority w:val="99"/>
    <w:qFormat/>
    <w:rsid w:val="00bf780e"/>
    <w:pPr>
      <w:spacing w:lineRule="auto" w:line="480"/>
      <w:outlineLvl w:val="9"/>
    </w:pPr>
    <w:rPr>
      <w:rFonts w:ascii="Arial" w:hAnsi="Arial" w:cs="Arial"/>
    </w:rPr>
  </w:style>
  <w:style w:type="paragraph" w:styleId="CitaviBibliographySubheading2" w:customStyle="1">
    <w:name w:val="Citavi Bibliography Subheading 2"/>
    <w:basedOn w:val="Heading3"/>
    <w:link w:val="CitaviBibliographySubheading2Zchn"/>
    <w:uiPriority w:val="99"/>
    <w:qFormat/>
    <w:rsid w:val="00bf780e"/>
    <w:pPr>
      <w:spacing w:lineRule="auto" w:line="480"/>
      <w:outlineLvl w:val="9"/>
    </w:pPr>
    <w:rPr>
      <w:rFonts w:ascii="Arial" w:hAnsi="Arial" w:cs="Arial"/>
    </w:rPr>
  </w:style>
  <w:style w:type="paragraph" w:styleId="CitaviBibliographySubheading3" w:customStyle="1">
    <w:name w:val="Citavi Bibliography Subheading 3"/>
    <w:basedOn w:val="Heading4"/>
    <w:link w:val="CitaviBibliographySubheading3Zchn"/>
    <w:uiPriority w:val="99"/>
    <w:qFormat/>
    <w:rsid w:val="00bf780e"/>
    <w:pPr>
      <w:spacing w:lineRule="auto" w:line="480"/>
      <w:outlineLvl w:val="9"/>
    </w:pPr>
    <w:rPr>
      <w:rFonts w:ascii="Arial" w:hAnsi="Arial" w:cs="Arial"/>
    </w:rPr>
  </w:style>
  <w:style w:type="paragraph" w:styleId="CitaviBibliographySubheading4" w:customStyle="1">
    <w:name w:val="Citavi Bibliography Subheading 4"/>
    <w:basedOn w:val="Heading5"/>
    <w:link w:val="CitaviBibliographySubheading4Zchn"/>
    <w:uiPriority w:val="99"/>
    <w:qFormat/>
    <w:rsid w:val="00bf780e"/>
    <w:pPr>
      <w:spacing w:lineRule="auto" w:line="480"/>
      <w:outlineLvl w:val="9"/>
    </w:pPr>
    <w:rPr>
      <w:rFonts w:ascii="Arial" w:hAnsi="Arial" w:cs="Arial"/>
    </w:rPr>
  </w:style>
  <w:style w:type="paragraph" w:styleId="CitaviBibliographySubheading5" w:customStyle="1">
    <w:name w:val="Citavi Bibliography Subheading 5"/>
    <w:basedOn w:val="Heading6"/>
    <w:link w:val="CitaviBibliographySubheading5Zchn"/>
    <w:uiPriority w:val="99"/>
    <w:qFormat/>
    <w:rsid w:val="00bf780e"/>
    <w:pPr>
      <w:spacing w:lineRule="auto" w:line="480"/>
      <w:outlineLvl w:val="9"/>
    </w:pPr>
    <w:rPr>
      <w:rFonts w:ascii="Arial" w:hAnsi="Arial" w:cs="Arial"/>
    </w:rPr>
  </w:style>
  <w:style w:type="paragraph" w:styleId="CitaviBibliographySubheading6" w:customStyle="1">
    <w:name w:val="Citavi Bibliography Subheading 6"/>
    <w:basedOn w:val="Heading7"/>
    <w:link w:val="CitaviBibliographySubheading6Zchn"/>
    <w:uiPriority w:val="99"/>
    <w:qFormat/>
    <w:rsid w:val="00bf780e"/>
    <w:pPr>
      <w:spacing w:lineRule="auto" w:line="480"/>
      <w:outlineLvl w:val="9"/>
    </w:pPr>
    <w:rPr>
      <w:rFonts w:ascii="Arial" w:hAnsi="Arial" w:cs="Arial"/>
    </w:rPr>
  </w:style>
  <w:style w:type="paragraph" w:styleId="CitaviBibliographySubheading7" w:customStyle="1">
    <w:name w:val="Citavi Bibliography Subheading 7"/>
    <w:basedOn w:val="Heading8"/>
    <w:link w:val="CitaviBibliographySubheading7Zchn"/>
    <w:uiPriority w:val="99"/>
    <w:qFormat/>
    <w:rsid w:val="00bf780e"/>
    <w:pPr>
      <w:spacing w:lineRule="auto" w:line="480"/>
      <w:outlineLvl w:val="9"/>
    </w:pPr>
    <w:rPr>
      <w:rFonts w:ascii="Arial" w:hAnsi="Arial" w:cs="Arial"/>
    </w:rPr>
  </w:style>
  <w:style w:type="paragraph" w:styleId="CitaviBibliographySubheading8" w:customStyle="1">
    <w:name w:val="Citavi Bibliography Subheading 8"/>
    <w:basedOn w:val="Heading9"/>
    <w:link w:val="CitaviBibliographySubheading8Zchn"/>
    <w:uiPriority w:val="99"/>
    <w:qFormat/>
    <w:rsid w:val="00bf780e"/>
    <w:pPr>
      <w:spacing w:lineRule="auto" w:line="480"/>
      <w:outlineLvl w:val="9"/>
    </w:pPr>
    <w:rPr>
      <w:rFonts w:ascii="Arial" w:hAnsi="Arial" w:cs="Arial"/>
    </w:rPr>
  </w:style>
  <w:style w:type="paragraph" w:styleId="annotationsubject">
    <w:name w:val="annotation subject"/>
    <w:basedOn w:val="AnnotationText"/>
    <w:next w:val="AnnotationText"/>
    <w:link w:val="KommentarthemaZchn"/>
    <w:uiPriority w:val="99"/>
    <w:semiHidden/>
    <w:unhideWhenUsed/>
    <w:qFormat/>
    <w:rsid w:val="00c52e4f"/>
    <w:pPr/>
    <w:rPr>
      <w:b/>
      <w:bCs/>
    </w:rPr>
  </w:style>
  <w:style w:type="paragraph" w:styleId="Comment">
    <w:name w:val="Comment"/>
    <w:basedOn w:val="Normal"/>
    <w:qFormat/>
    <w:pPr/>
    <w:rPr>
      <w:sz w:val="20"/>
      <w:szCs w:val="20"/>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hristoph.herrmenau@med.uni-goettingen.de" TargetMode="External"/><Relationship Id="rId3" Type="http://schemas.openxmlformats.org/officeDocument/2006/relationships/hyperlink" Target="https://www.sciencedirect.com/topics/agricultural-and-biological-sciences/laboratory-animal" TargetMode="External"/><Relationship Id="rId4" Type="http://schemas.openxmlformats.org/officeDocument/2006/relationships/hyperlink" Target="https://www.sciencedirect.com/topics/agricultural-and-biological-sciences/mouse" TargetMode="External"/><Relationship Id="rId5" Type="http://schemas.openxmlformats.org/officeDocument/2006/relationships/hyperlink" Target="https://www.sciencedirect.com/topics/pharmacology-toxicology-and-pharmaceutical-science/ascites" TargetMode="External"/><Relationship Id="rId6" Type="http://schemas.openxmlformats.org/officeDocument/2006/relationships/hyperlink" Target="https://www.sciencedirect.com/topics/agricultural-and-biological-sciences/cachexia" TargetMode="External"/><Relationship Id="rId7" Type="http://schemas.openxmlformats.org/officeDocument/2006/relationships/hyperlink" Target="https://www.sciencedirect.com/topics/agricultural-and-biological-sciences/body-weight" TargetMode="External"/><Relationship Id="rId8" Type="http://schemas.openxmlformats.org/officeDocument/2006/relationships/comments" Target="comments.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9B0A63B4-9268-419F-92D5-91F41DCC8F00}"/>
      </w:docPartPr>
      <w:docPartBody>
        <w:p w:rsidR="00DF408A" w:rsidRDefault="00755378">
          <w:r w:rsidRPr="00672296">
            <w:rPr>
              <w:rStyle w:val="Platzhaltertext"/>
              <w:lang w:eastAsia="en-US"/>
            </w:rPr>
            <w:t>Klicken oder tippen Sie hier, um Text einzugeben.</w:t>
          </w:r>
        </w:p>
      </w:docPartBody>
    </w:docPart>
    <w:docPart>
      <w:docPartPr>
        <w:name w:val="5AD73C9735294365BC52DB2CA274482A"/>
        <w:category>
          <w:name w:val="Allgemein"/>
          <w:gallery w:val="placeholder"/>
        </w:category>
        <w:types>
          <w:type w:val="bbPlcHdr"/>
        </w:types>
        <w:behaviors>
          <w:behavior w:val="content"/>
        </w:behaviors>
        <w:guid w:val="{3146F57C-D1B3-456F-8E15-0D3ECAB695FC}"/>
      </w:docPartPr>
      <w:docPartBody>
        <w:p w:rsidR="00000000" w:rsidRDefault="00B37789" w:rsidP="00B37789">
          <w:pPr>
            <w:pStyle w:val="5AD73C9735294365BC52DB2CA274482A"/>
          </w:pPr>
          <w:r w:rsidRPr="00672296">
            <w:rPr>
              <w:rStyle w:val="Platzhaltertext"/>
              <w:lang w:eastAsia="en-US"/>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font1299">
    <w:charset w:val="01"/>
    <w:family w:val="auto"/>
    <w:pitch w:val="variable"/>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Noto Serif CJK SC">
    <w:charset w:val="01"/>
    <w:family w:val="auto"/>
    <w:pitch w:val="variable"/>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jaVu Sans">
    <w:charset w:val="01"/>
    <w:family w:val="auto"/>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378"/>
    <w:rsid w:val="00191ACC"/>
    <w:rsid w:val="00280DED"/>
    <w:rsid w:val="0039242E"/>
    <w:rsid w:val="00557E05"/>
    <w:rsid w:val="00755378"/>
    <w:rsid w:val="00B37789"/>
    <w:rsid w:val="00D8799E"/>
    <w:rsid w:val="00DF408A"/>
    <w:rsid w:val="00F37E9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B37789"/>
    <w:rPr>
      <w:color w:val="666666"/>
    </w:rPr>
  </w:style>
  <w:style w:type="paragraph" w:customStyle="1" w:styleId="5AD73C9735294365BC52DB2CA274482A">
    <w:name w:val="5AD73C9735294365BC52DB2CA274482A"/>
    <w:rsid w:val="00B377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371</TotalTime>
  <Application>LibreOffice/24.2.7.2$Linux_X86_64 LibreOffice_project/420$Build-2</Application>
  <AppVersion>15.0000</AppVersion>
  <Pages>24</Pages>
  <Words>5889</Words>
  <Characters>37113</Characters>
  <CharactersWithSpaces>42891</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2026-07-30T21:03:00Z</dcterms:created>
  <dc:creator>Christoph Ammer-Herrmenau</dc:creator>
  <dc:description/>
  <dc:language>en-US</dc:language>
  <cp:lastModifiedBy>Linh Dang</cp:lastModifiedBy>
  <dcterms:modified xsi:type="dcterms:W3CDTF">2026-07-31T16:53:07Z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0">
    <vt:lpwstr>427acb68-017d-44ca-9439-de1cc2b918f6</vt:lpwstr>
  </property>
  <property fmtid="{D5CDD505-2E9C-101B-9397-08002B2CF9AE}" pid="3" name="CitaviDocumentProperty_1">
    <vt:lpwstr>7.1.0.1</vt:lpwstr>
  </property>
  <property fmtid="{D5CDD505-2E9C-101B-9397-08002B2CF9AE}" pid="4" name="CitaviDocumentProperty_6">
    <vt:lpwstr>True</vt:lpwstr>
  </property>
  <property fmtid="{D5CDD505-2E9C-101B-9397-08002B2CF9AE}" pid="5" name="CitaviDocumentProperty_7">
    <vt:lpwstr>Pankreatitis Mikrobiom</vt:lpwstr>
  </property>
  <property fmtid="{D5CDD505-2E9C-101B-9397-08002B2CF9AE}" pid="6" name="CitaviDocumentProperty_8">
    <vt:lpwstr>CloudProjectKey=rla4x0e5ty3vsymg0x8ejbkj2pg0vxwtjt5nnuaut778q577jkb; ProjectName=Pankreatitis Mikrobiom</vt:lpwstr>
  </property>
</Properties>
</file>