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0" allowOverlap="1" relativeHeight="2" wp14:anchorId="1683FBFB">
                <wp:simplePos x="0" y="0"/>
                <wp:positionH relativeFrom="column">
                  <wp:align>center</wp:align>
                </wp:positionH>
                <wp:positionV relativeFrom="paragraph">
                  <wp:posOffset>635</wp:posOffset>
                </wp:positionV>
                <wp:extent cx="6116320" cy="4786630"/>
                <wp:effectExtent l="0" t="0" r="0" b="0"/>
                <wp:wrapSquare wrapText="largest"/>
                <wp:docPr id="1" name="Frame1"/>
                <a:graphic xmlns:a="http://schemas.openxmlformats.org/drawingml/2006/main">
                  <a:graphicData uri="http://schemas.microsoft.com/office/word/2010/wordprocessingShape">
                    <wps:wsp>
                      <wps:cNvSpPr/>
                      <wps:spPr>
                        <a:xfrm>
                          <a:off x="0" y="0"/>
                          <a:ext cx="6116400" cy="4786560"/>
                        </a:xfrm>
                        <a:prstGeom prst="rect">
                          <a:avLst/>
                        </a:prstGeom>
                        <a:solidFill>
                          <a:srgbClr val="ffffff"/>
                        </a:solidFill>
                        <a:ln w="0">
                          <a:noFill/>
                        </a:ln>
                      </wps:spPr>
                      <wps:style>
                        <a:lnRef idx="0"/>
                        <a:fillRef idx="0"/>
                        <a:effectRef idx="0"/>
                        <a:fontRef idx="minor"/>
                      </wps:style>
                      <wps:txbx>
                        <w:txbxContent>
                          <w:p>
                            <w:pPr>
                              <w:pStyle w:val="Caption"/>
                              <w:spacing w:before="120" w:after="120"/>
                              <w:rPr>
                                <w:color w:val="000000"/>
                              </w:rPr>
                            </w:pPr>
                            <w:r>
                              <w:rPr>
                                <w:color w:val="000000"/>
                              </w:rPr>
                            </w:r>
                          </w:p>
                          <w:p>
                            <w:pPr>
                              <w:pStyle w:val="Caption"/>
                              <w:spacing w:before="120" w:after="120"/>
                              <w:rPr>
                                <w:color w:val="000000"/>
                              </w:rPr>
                            </w:pPr>
                            <w:r>
                              <w:rPr>
                                <w:color w:val="000000"/>
                              </w:rPr>
                            </w:r>
                          </w:p>
                        </w:txbxContent>
                      </wps:txbx>
                      <wps:bodyPr lIns="3960" rIns="3960" tIns="3960" bIns="3960" anchor="t">
                        <a:noAutofit/>
                      </wps:bodyPr>
                    </wps:wsp>
                  </a:graphicData>
                </a:graphic>
              </wp:anchor>
            </w:drawing>
          </mc:Choice>
          <mc:Fallback>
            <w:pict>
              <v:rect id="shape_0" ID="Frame1" path="m0,0l-2147483645,0l-2147483645,-2147483646l0,-2147483646xe" fillcolor="white" stroked="f" o:allowincell="f" style="position:absolute;margin-left:0.15pt;margin-top:0.05pt;width:481.55pt;height:376.85pt;mso-wrap-style:square;v-text-anchor:top;mso-position-horizontal:center" wp14:anchorId="1683FBFB">
                <v:fill o:detectmouseclick="t" type="solid" color2="black"/>
                <v:stroke color="#3465a4" joinstyle="round" endcap="flat"/>
                <v:textbox>
                  <w:txbxContent>
                    <w:p>
                      <w:pPr>
                        <w:pStyle w:val="Caption"/>
                        <w:spacing w:before="120" w:after="120"/>
                        <w:rPr>
                          <w:color w:val="000000"/>
                        </w:rPr>
                      </w:pPr>
                      <w:r>
                        <w:rPr>
                          <w:color w:val="000000"/>
                        </w:rPr>
                      </w:r>
                    </w:p>
                    <w:p>
                      <w:pPr>
                        <w:pStyle w:val="Caption"/>
                        <w:spacing w:before="120" w:after="120"/>
                        <w:rPr>
                          <w:color w:val="000000"/>
                        </w:rPr>
                      </w:pPr>
                      <w:r>
                        <w:rPr>
                          <w:color w:val="000000"/>
                        </w:rPr>
                      </w:r>
                    </w:p>
                  </w:txbxContent>
                </v:textbox>
                <w10:wrap type="square" side="largest"/>
              </v:rect>
            </w:pict>
          </mc:Fallback>
        </mc:AlternateContent>
        <mc:AlternateContent>
          <mc:Choice Requires="wps">
            <w:drawing>
              <wp:anchor behindDoc="0" distT="0" distB="0" distL="0" distR="635" simplePos="0" locked="0" layoutInCell="0" allowOverlap="1" relativeHeight="10" wp14:anchorId="5927D1F3">
                <wp:simplePos x="0" y="0"/>
                <wp:positionH relativeFrom="column">
                  <wp:posOffset>99060</wp:posOffset>
                </wp:positionH>
                <wp:positionV relativeFrom="paragraph">
                  <wp:posOffset>3810</wp:posOffset>
                </wp:positionV>
                <wp:extent cx="6156960" cy="4705350"/>
                <wp:effectExtent l="0" t="0" r="0" b="0"/>
                <wp:wrapSquare wrapText="largest"/>
                <wp:docPr id="2" name="Frame3"/>
                <a:graphic xmlns:a="http://schemas.openxmlformats.org/drawingml/2006/main">
                  <a:graphicData uri="http://schemas.microsoft.com/office/word/2010/wordprocessingShape">
                    <wps:wsp>
                      <wps:cNvSpPr/>
                      <wps:spPr>
                        <a:xfrm>
                          <a:off x="0" y="0"/>
                          <a:ext cx="6157080" cy="4705200"/>
                        </a:xfrm>
                        <a:prstGeom prst="rect">
                          <a:avLst/>
                        </a:prstGeom>
                        <a:solidFill>
                          <a:srgbClr val="ffffff"/>
                        </a:solidFill>
                        <a:ln w="0">
                          <a:noFill/>
                        </a:ln>
                      </wps:spPr>
                      <wps:style>
                        <a:lnRef idx="0"/>
                        <a:fillRef idx="0"/>
                        <a:effectRef idx="0"/>
                        <a:fontRef idx="minor"/>
                      </wps:style>
                      <wps:txbx>
                        <w:txbxContent>
                          <w:p>
                            <w:pPr>
                              <w:pStyle w:val="Caption"/>
                              <w:spacing w:before="120" w:after="120"/>
                              <w:rPr>
                                <w:color w:val="000000"/>
                              </w:rPr>
                            </w:pPr>
                            <w:r>
                              <w:rPr>
                                <w:color w:val="000000"/>
                              </w:rPr>
                              <w:drawing>
                                <wp:inline distT="0" distB="0" distL="0" distR="0">
                                  <wp:extent cx="6109335" cy="4594860"/>
                                  <wp:effectExtent l="0" t="0" r="0" b="0"/>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2"/>
                                          <a:stretch>
                                            <a:fillRect/>
                                          </a:stretch>
                                        </pic:blipFill>
                                        <pic:spPr bwMode="auto">
                                          <a:xfrm>
                                            <a:off x="0" y="0"/>
                                            <a:ext cx="6109335" cy="4594860"/>
                                          </a:xfrm>
                                          <a:prstGeom prst="rect">
                                            <a:avLst/>
                                          </a:prstGeom>
                                        </pic:spPr>
                                      </pic:pic>
                                    </a:graphicData>
                                  </a:graphic>
                                </wp:inline>
                              </w:drawing>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7.8pt;margin-top:0.3pt;width:484.75pt;height:370.45pt;mso-wrap-style:none;v-text-anchor:middle" wp14:anchorId="5927D1F3">
                <v:fill o:detectmouseclick="t" type="solid" color2="black"/>
                <v:stroke color="#3465a4" joinstyle="round" endcap="flat"/>
                <v:textbox>
                  <w:txbxContent>
                    <w:p>
                      <w:pPr>
                        <w:pStyle w:val="Caption"/>
                        <w:spacing w:before="120" w:after="120"/>
                        <w:rPr>
                          <w:color w:val="000000"/>
                        </w:rPr>
                      </w:pPr>
                      <w:r>
                        <w:rPr>
                          <w:color w:val="000000"/>
                        </w:rPr>
                        <w:drawing>
                          <wp:inline distT="0" distB="0" distL="0" distR="0">
                            <wp:extent cx="6109335" cy="459486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3"/>
                                    <a:stretch>
                                      <a:fillRect/>
                                    </a:stretch>
                                  </pic:blipFill>
                                  <pic:spPr bwMode="auto">
                                    <a:xfrm>
                                      <a:off x="0" y="0"/>
                                      <a:ext cx="6109335" cy="4594860"/>
                                    </a:xfrm>
                                    <a:prstGeom prst="rect">
                                      <a:avLst/>
                                    </a:prstGeom>
                                  </pic:spPr>
                                </pic:pic>
                              </a:graphicData>
                            </a:graphic>
                          </wp:inline>
                        </w:drawing>
                      </w:r>
                    </w:p>
                  </w:txbxContent>
                </v:textbox>
                <w10:wrap type="square" side="largest"/>
              </v:rect>
            </w:pict>
          </mc:Fallback>
        </mc:AlternateContent>
      </w:r>
    </w:p>
    <w:p>
      <w:pPr>
        <w:pStyle w:val="Normal"/>
        <w:spacing w:lineRule="auto" w:line="480"/>
        <w:jc w:val="both"/>
        <w:rPr>
          <w:rFonts w:ascii="Arial" w:hAnsi="Arial" w:cs="Arial"/>
          <w:b/>
          <w:bCs/>
        </w:rPr>
      </w:pPr>
      <w:r>
        <w:rPr>
          <w:rFonts w:cs="Arial" w:ascii="Arial" w:hAnsi="Arial"/>
          <w:b/>
          <w:bCs/>
          <w:color w:val="000000"/>
        </w:rPr>
        <w:t>Figure 1</w:t>
      </w:r>
      <w:r>
        <w:rPr>
          <w:rFonts w:cs="Arial" w:ascii="Arial" w:hAnsi="Arial"/>
          <w:color w:val="000000"/>
        </w:rPr>
        <w:t xml:space="preserve">: </w:t>
      </w:r>
      <w:r>
        <w:rPr>
          <w:rFonts w:cs="Arial" w:ascii="Arial" w:hAnsi="Arial"/>
          <w:i/>
          <w:color w:val="000000"/>
        </w:rPr>
        <w:t>Characterization of negative controls (NCT) collected throughout the wet-lab workflow.</w:t>
      </w:r>
      <w:r>
        <w:rPr>
          <w:rFonts w:cs="Arial" w:ascii="Arial" w:hAnsi="Arial"/>
          <w:color w:val="000000"/>
        </w:rPr>
        <w:t xml:space="preserve"> </w:t>
      </w:r>
      <w:r>
        <w:rPr>
          <w:rStyle w:val="Strong"/>
          <w:rFonts w:cs="Arial" w:ascii="Arial" w:hAnsi="Arial"/>
          <w:color w:val="000000"/>
        </w:rPr>
        <w:t>A)</w:t>
      </w:r>
      <w:r>
        <w:rPr>
          <w:rFonts w:cs="Arial" w:ascii="Arial" w:hAnsi="Arial"/>
          <w:color w:val="000000"/>
        </w:rPr>
        <w:t xml:space="preserve"> Schematic illustration of the collection strategy. NCT were collected at three steps of the wet-lab workflow, together with associated metadata factors, including laboratory personnel (LP), sequencing year, and season. </w:t>
      </w:r>
      <w:r>
        <w:rPr>
          <w:rStyle w:val="Strong"/>
          <w:rFonts w:cs="Arial" w:ascii="Arial" w:hAnsi="Arial"/>
          <w:color w:val="000000"/>
        </w:rPr>
        <w:t>B)</w:t>
      </w:r>
      <w:r>
        <w:rPr>
          <w:rFonts w:cs="Arial" w:ascii="Arial" w:hAnsi="Arial"/>
          <w:color w:val="000000"/>
        </w:rPr>
        <w:t xml:space="preserve"> Alpha diversity was analyzed by control type, adjusting for LP, year, and season. Observed species were modeled using multivariable negative binomial regression, while the Shannon index was modeled using multivariable gamma regression with a log-link. </w:t>
      </w:r>
      <w:r>
        <w:rPr>
          <w:rStyle w:val="Strong"/>
          <w:rFonts w:cs="Arial" w:ascii="Arial" w:hAnsi="Arial"/>
          <w:color w:val="000000"/>
        </w:rPr>
        <w:t>C)</w:t>
      </w:r>
      <w:r>
        <w:rPr>
          <w:rFonts w:cs="Arial" w:ascii="Arial" w:hAnsi="Arial"/>
          <w:color w:val="000000"/>
        </w:rPr>
        <w:t xml:space="preserve"> Beta diversity analysis of NCT, with samples colored and grouped according to control type. P-value derived from distance-based redundancy analyses for Bray-Curtis dissimilarity of control types after adjusting for LP, year, and season. PERMANOVA test was applied </w:t>
      </w:r>
      <w:r>
        <w:rPr>
          <w:rStyle w:val="Strong"/>
          <w:rFonts w:cs="Arial" w:ascii="Arial" w:hAnsi="Arial"/>
          <w:color w:val="000000"/>
        </w:rPr>
        <w:t>D)</w:t>
      </w:r>
      <w:r>
        <w:rPr>
          <w:rFonts w:cs="Arial" w:ascii="Arial" w:hAnsi="Arial"/>
          <w:color w:val="000000"/>
        </w:rPr>
        <w:t xml:space="preserve"> Taxonomic composition heatmap showing the relative abundance of the top 15 genera identified in NCT samples. The overall abundance of each genus across samples is represented by color intensity. Corresponding bar plots summarize the prevalence and abundance distribution of each taxon across NCT.</w:t>
      </w:r>
    </w:p>
    <w:p>
      <w:pPr>
        <w:pStyle w:val="Normal"/>
        <w:rPr/>
      </w:pPr>
      <w:r>
        <w:rPr/>
      </w:r>
      <w:r>
        <w:br w:type="page"/>
      </w:r>
    </w:p>
    <w:p>
      <w:pPr>
        <w:pStyle w:val="Normal"/>
        <w:spacing w:before="0" w:after="0"/>
        <w:rPr/>
      </w:pPr>
      <w:r>
        <w:rPr/>
        <mc:AlternateContent>
          <mc:Choice Requires="wps">
            <w:drawing>
              <wp:anchor behindDoc="0" distT="0" distB="0" distL="0" distR="0" simplePos="0" locked="0" layoutInCell="0" allowOverlap="1" relativeHeight="4" wp14:anchorId="242E5493">
                <wp:simplePos x="0" y="0"/>
                <wp:positionH relativeFrom="column">
                  <wp:align>center</wp:align>
                </wp:positionH>
                <wp:positionV relativeFrom="paragraph">
                  <wp:posOffset>635</wp:posOffset>
                </wp:positionV>
                <wp:extent cx="6116320" cy="5162550"/>
                <wp:effectExtent l="0" t="0" r="0" b="0"/>
                <wp:wrapSquare wrapText="largest"/>
                <wp:docPr id="3" name="Frame2"/>
                <a:graphic xmlns:a="http://schemas.openxmlformats.org/drawingml/2006/main">
                  <a:graphicData uri="http://schemas.microsoft.com/office/word/2010/wordprocessingShape">
                    <wps:wsp>
                      <wps:cNvSpPr/>
                      <wps:spPr>
                        <a:xfrm>
                          <a:off x="0" y="0"/>
                          <a:ext cx="6116400" cy="5162400"/>
                        </a:xfrm>
                        <a:prstGeom prst="rect">
                          <a:avLst/>
                        </a:prstGeom>
                        <a:solidFill>
                          <a:srgbClr val="ffffff"/>
                        </a:solidFill>
                        <a:ln w="0">
                          <a:noFill/>
                        </a:ln>
                      </wps:spPr>
                      <wps:style>
                        <a:lnRef idx="0"/>
                        <a:fillRef idx="0"/>
                        <a:effectRef idx="0"/>
                        <a:fontRef idx="minor"/>
                      </wps:style>
                      <wps:txbx>
                        <w:txbxContent>
                          <w:p>
                            <w:pPr>
                              <w:pStyle w:val="Caption"/>
                              <w:suppressLineNumbers/>
                              <w:spacing w:before="120" w:after="120"/>
                              <w:rPr/>
                            </w:pPr>
                            <w:r>
                              <w:rPr>
                                <w:color w:val="000000"/>
                              </w:rPr>
                              <w:drawing>
                                <wp:inline distT="0" distB="0" distL="0" distR="0">
                                  <wp:extent cx="6125210" cy="4979035"/>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61" t="-73" r="-61" b="-73"/>
                                          <a:stretch>
                                            <a:fillRect/>
                                          </a:stretch>
                                        </pic:blipFill>
                                        <pic:spPr bwMode="auto">
                                          <a:xfrm>
                                            <a:off x="0" y="0"/>
                                            <a:ext cx="6125210" cy="4979035"/>
                                          </a:xfrm>
                                          <a:prstGeom prst="rect">
                                            <a:avLst/>
                                          </a:prstGeom>
                                        </pic:spPr>
                                      </pic:pic>
                                    </a:graphicData>
                                  </a:graphic>
                                </wp:inline>
                              </w:drawing>
                            </w:r>
                            <w:r>
                              <w:rPr>
                                <w:color w:val="000000"/>
                              </w:rPr>
                              <w:t xml:space="preserve"> </w:t>
                            </w:r>
                          </w:p>
                        </w:txbxContent>
                      </wps:txbx>
                      <wps:bodyPr lIns="3960" rIns="3960" tIns="3960" bIns="3960" anchor="t">
                        <a:noAutofit/>
                      </wps:bodyPr>
                    </wps:wsp>
                  </a:graphicData>
                </a:graphic>
              </wp:anchor>
            </w:drawing>
          </mc:Choice>
          <mc:Fallback>
            <w:pict>
              <v:rect id="shape_0" ID="Frame2" path="m0,0l-2147483645,0l-2147483645,-2147483646l0,-2147483646xe" fillcolor="white" stroked="f" o:allowincell="f" style="position:absolute;margin-left:0.15pt;margin-top:0.05pt;width:481.55pt;height:406.45pt;mso-wrap-style:square;v-text-anchor:top;mso-position-horizontal:center" wp14:anchorId="242E5493">
                <v:fill o:detectmouseclick="t" type="solid" color2="black"/>
                <v:stroke color="#3465a4" joinstyle="round" endcap="flat"/>
                <v:textbox>
                  <w:txbxContent>
                    <w:p>
                      <w:pPr>
                        <w:pStyle w:val="Caption"/>
                        <w:suppressLineNumbers/>
                        <w:spacing w:before="120" w:after="120"/>
                        <w:rPr/>
                      </w:pPr>
                      <w:r>
                        <w:rPr>
                          <w:color w:val="000000"/>
                        </w:rPr>
                        <w:drawing>
                          <wp:inline distT="0" distB="0" distL="0" distR="0">
                            <wp:extent cx="6125210" cy="4979035"/>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5"/>
                                    <a:srcRect l="-61" t="-73" r="-61" b="-73"/>
                                    <a:stretch>
                                      <a:fillRect/>
                                    </a:stretch>
                                  </pic:blipFill>
                                  <pic:spPr bwMode="auto">
                                    <a:xfrm>
                                      <a:off x="0" y="0"/>
                                      <a:ext cx="6125210" cy="4979035"/>
                                    </a:xfrm>
                                    <a:prstGeom prst="rect">
                                      <a:avLst/>
                                    </a:prstGeom>
                                  </pic:spPr>
                                </pic:pic>
                              </a:graphicData>
                            </a:graphic>
                          </wp:inline>
                        </w:drawing>
                      </w:r>
                      <w:r>
                        <w:rPr>
                          <w:color w:val="000000"/>
                        </w:rPr>
                        <w:t xml:space="preserve"> </w:t>
                      </w:r>
                    </w:p>
                  </w:txbxContent>
                </v:textbox>
                <w10:wrap type="square" side="largest"/>
              </v:rect>
            </w:pict>
          </mc:Fallback>
        </mc:AlternateContent>
      </w:r>
    </w:p>
    <w:p>
      <w:pPr>
        <w:pStyle w:val="Normal"/>
        <w:spacing w:lineRule="auto" w:line="480"/>
        <w:jc w:val="both"/>
        <w:rPr>
          <w:rFonts w:ascii="Arial" w:hAnsi="Arial" w:cs="Arial"/>
        </w:rPr>
      </w:pPr>
      <w:r>
        <w:rPr>
          <w:rFonts w:cs="Arial" w:ascii="Arial" w:hAnsi="Arial"/>
          <w:b/>
          <w:bCs/>
        </w:rPr>
        <w:t>Figure</w:t>
      </w:r>
      <w:r>
        <w:rPr>
          <w:rFonts w:cs="Arial" w:ascii="Arial" w:hAnsi="Arial"/>
        </w:rPr>
        <w:t xml:space="preserve"> </w:t>
      </w:r>
      <w:r>
        <w:rPr>
          <w:rFonts w:cs="Arial" w:ascii="Arial" w:hAnsi="Arial"/>
          <w:b/>
          <w:bCs/>
        </w:rPr>
        <w:t>2</w:t>
      </w:r>
      <w:r>
        <w:rPr>
          <w:rFonts w:cs="Arial" w:ascii="Arial" w:hAnsi="Arial"/>
        </w:rPr>
        <w:t xml:space="preserve">: </w:t>
      </w:r>
      <w:r>
        <w:rPr>
          <w:rFonts w:cs="Arial" w:ascii="Arial" w:hAnsi="Arial"/>
          <w:i/>
        </w:rPr>
        <w:t>The laboratory personnel (LP) contributes more to the contamination composition than the processing environment</w:t>
      </w:r>
      <w:r>
        <w:rPr>
          <w:rFonts w:cs="Arial" w:ascii="Arial" w:hAnsi="Arial"/>
        </w:rPr>
        <w:t xml:space="preserve">. </w:t>
      </w:r>
      <w:r>
        <w:rPr>
          <w:rFonts w:cs="Arial" w:ascii="Arial" w:hAnsi="Arial"/>
          <w:b/>
          <w:bCs/>
        </w:rPr>
        <w:t>A)</w:t>
      </w:r>
      <w:r>
        <w:rPr>
          <w:rFonts w:cs="Arial" w:ascii="Arial" w:hAnsi="Arial"/>
        </w:rPr>
        <w:t xml:space="preserve"> Illustration of two-factor experimental design: Each LP at each environment processed 4 shared blank samples to acquire the lab contaminant profile. Standard environment is where LP processed samples on the bench, wearing standard gloves and no facial mask, while low-germ environment is where samples were processed under the ventilated hood, with LP wearing mask and sterile gloves. </w:t>
      </w:r>
      <w:r>
        <w:rPr>
          <w:rFonts w:cs="Arial" w:ascii="Arial" w:hAnsi="Arial"/>
          <w:b/>
          <w:bCs/>
        </w:rPr>
        <w:t>B)</w:t>
      </w:r>
      <w:r>
        <w:rPr>
          <w:rFonts w:cs="Arial" w:ascii="Arial" w:hAnsi="Arial"/>
        </w:rPr>
        <w:t xml:space="preserve"> Alpha diversity analyses of blank samples, showing the number of observed species and Shannon diversity index of both LP stratified for processing environment. Multivariable negative binomial distribution for number of observed species and multivariable linear regression for Shannon index were applied. </w:t>
      </w:r>
      <w:r>
        <w:rPr>
          <w:rFonts w:cs="Arial" w:ascii="Arial" w:hAnsi="Arial"/>
          <w:b/>
          <w:bCs/>
        </w:rPr>
        <w:t>C)</w:t>
      </w:r>
      <w:r>
        <w:rPr>
          <w:rFonts w:cs="Arial" w:ascii="Arial" w:hAnsi="Arial"/>
        </w:rPr>
        <w:t xml:space="preserve"> Bray–Curtis dissimilarity for blank samples is displayed, colored by LP and shaped by environment. The p-value was obtained from distance-based redundancy analysis, with LP as explanatory variables, controlled for processing environment. The plot is ordinated with Principal Coordinate Analysis (PCoA).</w:t>
      </w:r>
    </w:p>
    <w:p>
      <w:pPr>
        <w:pStyle w:val="Normal"/>
        <w:rPr/>
      </w:pPr>
      <w:r>
        <w:rPr/>
      </w:r>
      <w:r>
        <w:br w:type="page"/>
      </w:r>
    </w:p>
    <w:p>
      <w:pPr>
        <w:pStyle w:val="Normal"/>
        <w:spacing w:before="0" w:after="0"/>
        <w:rPr/>
      </w:pPr>
      <w:r>
        <w:rPr/>
        <mc:AlternateContent>
          <mc:Choice Requires="wps">
            <w:drawing>
              <wp:anchor behindDoc="0" distT="0" distB="0" distL="0" distR="0" simplePos="0" locked="0" layoutInCell="0" allowOverlap="1" relativeHeight="6" wp14:anchorId="6C2CF176">
                <wp:simplePos x="0" y="0"/>
                <wp:positionH relativeFrom="column">
                  <wp:align>center</wp:align>
                </wp:positionH>
                <wp:positionV relativeFrom="paragraph">
                  <wp:posOffset>635</wp:posOffset>
                </wp:positionV>
                <wp:extent cx="6116320" cy="5629275"/>
                <wp:effectExtent l="0" t="0" r="0" b="0"/>
                <wp:wrapSquare wrapText="largest"/>
                <wp:docPr id="4" name="Frame3"/>
                <a:graphic xmlns:a="http://schemas.openxmlformats.org/drawingml/2006/main">
                  <a:graphicData uri="http://schemas.microsoft.com/office/word/2010/wordprocessingShape">
                    <wps:wsp>
                      <wps:cNvSpPr/>
                      <wps:spPr>
                        <a:xfrm>
                          <a:off x="0" y="0"/>
                          <a:ext cx="6116400" cy="5629320"/>
                        </a:xfrm>
                        <a:prstGeom prst="rect">
                          <a:avLst/>
                        </a:prstGeom>
                        <a:solidFill>
                          <a:srgbClr val="ffffff"/>
                        </a:solidFill>
                        <a:ln w="0">
                          <a:noFill/>
                        </a:ln>
                      </wps:spPr>
                      <wps:style>
                        <a:lnRef idx="0"/>
                        <a:fillRef idx="0"/>
                        <a:effectRef idx="0"/>
                        <a:fontRef idx="minor"/>
                      </wps:style>
                      <wps:txbx>
                        <w:txbxContent>
                          <w:p>
                            <w:pPr>
                              <w:pStyle w:val="Caption"/>
                              <w:spacing w:before="120" w:after="120"/>
                              <w:rPr>
                                <w:color w:val="000000"/>
                              </w:rPr>
                            </w:pPr>
                            <w:r>
                              <w:rPr>
                                <w:color w:val="000000"/>
                              </w:rPr>
                              <w:drawing>
                                <wp:inline distT="0" distB="0" distL="0" distR="0">
                                  <wp:extent cx="6122670" cy="539623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6"/>
                                          <a:srcRect l="-53" t="-69" r="-53" b="-69"/>
                                          <a:stretch>
                                            <a:fillRect/>
                                          </a:stretch>
                                        </pic:blipFill>
                                        <pic:spPr bwMode="auto">
                                          <a:xfrm>
                                            <a:off x="0" y="0"/>
                                            <a:ext cx="6122670" cy="5396230"/>
                                          </a:xfrm>
                                          <a:prstGeom prst="rect">
                                            <a:avLst/>
                                          </a:prstGeom>
                                        </pic:spPr>
                                      </pic:pic>
                                    </a:graphicData>
                                  </a:graphic>
                                </wp:inline>
                              </w:drawing>
                            </w:r>
                          </w:p>
                        </w:txbxContent>
                      </wps:txbx>
                      <wps:bodyPr lIns="3960" rIns="3960" tIns="3960" bIns="3960" anchor="t">
                        <a:noAutofit/>
                      </wps:bodyPr>
                    </wps:wsp>
                  </a:graphicData>
                </a:graphic>
              </wp:anchor>
            </w:drawing>
          </mc:Choice>
          <mc:Fallback>
            <w:pict>
              <v:rect id="shape_0" ID="Frame3" path="m0,0l-2147483645,0l-2147483645,-2147483646l0,-2147483646xe" fillcolor="white" stroked="f" o:allowincell="f" style="position:absolute;margin-left:0.15pt;margin-top:0.05pt;width:481.55pt;height:443.2pt;mso-wrap-style:none;v-text-anchor:middle;mso-position-horizontal:center" wp14:anchorId="6C2CF176">
                <v:fill o:detectmouseclick="t" type="solid" color2="black"/>
                <v:stroke color="#3465a4" joinstyle="round" endcap="flat"/>
                <v:textbox>
                  <w:txbxContent>
                    <w:p>
                      <w:pPr>
                        <w:pStyle w:val="Caption"/>
                        <w:spacing w:before="120" w:after="120"/>
                        <w:rPr>
                          <w:color w:val="000000"/>
                        </w:rPr>
                      </w:pPr>
                      <w:r>
                        <w:rPr>
                          <w:color w:val="000000"/>
                        </w:rPr>
                        <w:drawing>
                          <wp:inline distT="0" distB="0" distL="0" distR="0">
                            <wp:extent cx="6122670" cy="5396230"/>
                            <wp:effectExtent l="0" t="0" r="0" b="0"/>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7"/>
                                    <a:srcRect l="-53" t="-69" r="-53" b="-69"/>
                                    <a:stretch>
                                      <a:fillRect/>
                                    </a:stretch>
                                  </pic:blipFill>
                                  <pic:spPr bwMode="auto">
                                    <a:xfrm>
                                      <a:off x="0" y="0"/>
                                      <a:ext cx="6122670" cy="5396230"/>
                                    </a:xfrm>
                                    <a:prstGeom prst="rect">
                                      <a:avLst/>
                                    </a:prstGeom>
                                  </pic:spPr>
                                </pic:pic>
                              </a:graphicData>
                            </a:graphic>
                          </wp:inline>
                        </w:drawing>
                      </w:r>
                    </w:p>
                  </w:txbxContent>
                </v:textbox>
                <w10:wrap type="square" side="largest"/>
              </v:rect>
            </w:pict>
          </mc:Fallback>
        </mc:AlternateContent>
      </w:r>
    </w:p>
    <w:p>
      <w:pPr>
        <w:pStyle w:val="Normal"/>
        <w:spacing w:lineRule="auto" w:line="480"/>
        <w:jc w:val="both"/>
        <w:rPr>
          <w:rFonts w:ascii="Arial" w:hAnsi="Arial" w:cs="Arial"/>
        </w:rPr>
      </w:pPr>
      <w:r>
        <w:rPr>
          <w:rFonts w:cs="Arial" w:ascii="Arial" w:hAnsi="Arial"/>
          <w:b/>
        </w:rPr>
        <w:t>Figure 3:</w:t>
      </w:r>
      <w:r>
        <w:rPr>
          <w:rFonts w:cs="Arial" w:ascii="Arial" w:hAnsi="Arial"/>
        </w:rPr>
        <w:t xml:space="preserve"> </w:t>
      </w:r>
      <w:r>
        <w:rPr>
          <w:rFonts w:cs="Arial" w:ascii="Arial" w:hAnsi="Arial"/>
          <w:i/>
        </w:rPr>
        <w:t>Benchmarking strategy for evaluating microbial decontamination methods.</w:t>
      </w:r>
      <w:r>
        <w:rPr>
          <w:rFonts w:cs="Arial" w:ascii="Arial" w:hAnsi="Arial"/>
        </w:rPr>
        <w:t xml:space="preserve"> </w:t>
      </w:r>
      <w:r>
        <w:rPr>
          <w:rFonts w:cs="Arial" w:ascii="Arial" w:hAnsi="Arial"/>
          <w:b/>
          <w:bCs/>
        </w:rPr>
        <w:t>A</w:t>
      </w:r>
      <w:r>
        <w:rPr>
          <w:rFonts w:cs="Arial" w:ascii="Arial" w:hAnsi="Arial"/>
        </w:rPr>
        <w:t>)</w:t>
      </w:r>
      <w:r>
        <w:rPr>
          <w:rFonts w:cs="Arial" w:ascii="Arial" w:hAnsi="Arial"/>
        </w:rPr>
        <w:t>Schema that employs NCT survey and technical replicates for the benchmarking of various decontamination methods (more details in Materials and Methods section)</w:t>
      </w:r>
      <w:r>
        <w:rPr>
          <w:rFonts w:cs="Arial" w:ascii="Arial" w:hAnsi="Arial"/>
        </w:rPr>
        <w:t xml:space="preserve">. </w:t>
      </w:r>
      <w:r>
        <w:rPr>
          <w:rFonts w:cs="Arial" w:ascii="Arial" w:hAnsi="Arial"/>
          <w:b/>
          <w:bCs/>
        </w:rPr>
        <w:t>B-</w:t>
      </w:r>
      <w:r>
        <w:rPr>
          <w:rFonts w:cs="Arial" w:ascii="Arial" w:hAnsi="Arial"/>
          <w:b/>
          <w:bCs/>
        </w:rPr>
        <w:t>D</w:t>
      </w:r>
      <w:r>
        <w:rPr>
          <w:rFonts w:cs="Arial" w:ascii="Arial" w:hAnsi="Arial"/>
        </w:rPr>
        <w:t xml:space="preserve">) Comparison of the four decontamination methods and ND profile using a Wilcoxon signed-rank test based on a composite score, </w:t>
      </w:r>
      <w:r>
        <w:rPr>
          <w:rFonts w:cs="Arial" w:ascii="Arial" w:hAnsi="Arial"/>
        </w:rPr>
        <w:t>inter-replicate distance, and compositional overlap ratio respectively.</w:t>
      </w:r>
      <w:r>
        <w:rPr>
          <w:rFonts w:cs="Arial" w:ascii="Arial" w:hAnsi="Arial"/>
        </w:rPr>
        <w:t xml:space="preserve"> </w:t>
      </w:r>
      <w:ins w:id="0" w:author="Linh Dang" w:date="2026-08-05T14:08:42Z">
        <w:r>
          <w:rPr>
            <w:rFonts w:cs="Arial" w:ascii="Arial" w:hAnsi="Arial"/>
          </w:rPr>
          <w:t xml:space="preserve">In composite score and compositional overlap ratio, the higher value indicates better </w:t>
        </w:r>
      </w:ins>
      <w:ins w:id="1" w:author="Linh Dang" w:date="2026-08-05T14:08:42Z">
        <w:r>
          <w:rPr>
            <w:rFonts w:eastAsia="Noto Serif CJK SC" w:cs="Arial" w:ascii="Arial" w:hAnsi="Arial"/>
            <w:color w:val="auto"/>
            <w:kern w:val="2"/>
            <w:sz w:val="24"/>
            <w:szCs w:val="24"/>
            <w:lang w:val="en-US" w:eastAsia="zh-CN" w:bidi="hi-IN"/>
            <w14:ligatures w14:val="none"/>
          </w:rPr>
          <w:t>performance.</w:t>
        </w:r>
      </w:ins>
      <w:ins w:id="2" w:author="Linh Dang" w:date="2026-08-05T14:08:42Z">
        <w:r>
          <w:rPr>
            <w:rFonts w:cs="Arial" w:ascii="Arial" w:hAnsi="Arial"/>
          </w:rPr>
          <w:t xml:space="preserve"> On the other hand, lower value in inter-replicate distance reflects a better performance. </w:t>
        </w:r>
      </w:ins>
      <w:del w:id="3" w:author="Linh Dang" w:date="2026-08-05T14:04:11Z">
        <w:r>
          <w:rPr>
            <w:rFonts w:cs="Arial" w:ascii="Arial" w:hAnsi="Arial"/>
          </w:rPr>
          <w:delText xml:space="preserve">integrating sample bacterial profiles and the longitudinal NCT survey. Higher scores indicate better performance. </w:delText>
        </w:r>
      </w:del>
      <w:del w:id="4" w:author="Linh Dang" w:date="2026-08-05T14:04:11Z">
        <w:r>
          <w:rPr>
            <w:rFonts w:cs="Arial" w:ascii="Arial" w:hAnsi="Arial"/>
            <w:b/>
            <w:bCs/>
          </w:rPr>
          <w:delText>C</w:delText>
        </w:r>
      </w:del>
      <w:del w:id="5" w:author="Linh Dang" w:date="2026-08-05T14:04:11Z">
        <w:r>
          <w:rPr>
            <w:rFonts w:cs="Arial" w:ascii="Arial" w:hAnsi="Arial"/>
          </w:rPr>
          <w:delText xml:space="preserve">) Comparison of decontamination methods based on the compositional distance between technical replicates. Inter-replicate dissimilarity was quantified using Aitchison distance of centered-log ratio transformed data, with pairwise comparisons assessed by paired Wilcoxon signed-rank test on species level. Lower inter-replicate distances indicate higher performance. </w:delText>
        </w:r>
      </w:del>
      <w:del w:id="6" w:author="Linh Dang" w:date="2026-08-05T14:04:11Z">
        <w:r>
          <w:rPr>
            <w:rFonts w:cs="Arial" w:ascii="Arial" w:hAnsi="Arial"/>
            <w:b/>
            <w:bCs/>
          </w:rPr>
          <w:delText>D</w:delText>
        </w:r>
      </w:del>
      <w:del w:id="7" w:author="Linh Dang" w:date="2026-08-05T14:04:11Z">
        <w:r>
          <w:rPr>
            <w:rFonts w:cs="Arial" w:ascii="Arial" w:hAnsi="Arial"/>
          </w:rPr>
          <w:delText>)</w:delText>
        </w:r>
      </w:del>
      <w:del w:id="8" w:author="Linh Dang" w:date="2026-08-05T14:04:11Z">
        <w:r>
          <w:rPr/>
          <w:delText xml:space="preserve"> </w:delText>
        </w:r>
      </w:del>
      <w:del w:id="9" w:author="Linh Dang" w:date="2026-08-05T14:04:11Z">
        <w:r>
          <w:rPr>
            <w:rFonts w:cs="Arial" w:ascii="Arial" w:hAnsi="Arial"/>
          </w:rPr>
          <w:delText xml:space="preserve">Compositional overlap between non-normalized replicates was defined as the proportion of shared taxa relative to the total taxa detected across both replicates. Higher overlap ratios reflect better performance. </w:delText>
        </w:r>
      </w:del>
      <w:r>
        <w:rPr>
          <w:rFonts w:cs="Arial" w:ascii="Arial" w:hAnsi="Arial"/>
          <w:b/>
          <w:bCs/>
        </w:rPr>
        <w:t>E</w:t>
      </w:r>
      <w:r>
        <w:rPr>
          <w:rFonts w:cs="Arial" w:ascii="Arial" w:hAnsi="Arial"/>
        </w:rPr>
        <w:t>) Overall bacterial composition of the two FF technical replicates and their overlap.</w:t>
      </w:r>
    </w:p>
    <w:p>
      <w:pPr>
        <w:pStyle w:val="Normal"/>
        <w:rPr/>
      </w:pPr>
      <w:r>
        <w:rPr/>
      </w:r>
      <w:r>
        <w:br w:type="page"/>
      </w:r>
    </w:p>
    <w:p>
      <w:pPr>
        <w:pStyle w:val="Normal"/>
        <w:spacing w:before="0" w:after="0"/>
        <w:rPr/>
      </w:pPr>
      <w:r>
        <w:rPr/>
        <mc:AlternateContent>
          <mc:Choice Requires="wps">
            <w:drawing>
              <wp:anchor behindDoc="0" distT="0" distB="0" distL="0" distR="0" simplePos="0" locked="0" layoutInCell="0" allowOverlap="1" relativeHeight="8" wp14:anchorId="6CB64F1E">
                <wp:simplePos x="0" y="0"/>
                <wp:positionH relativeFrom="column">
                  <wp:align>center</wp:align>
                </wp:positionH>
                <wp:positionV relativeFrom="paragraph">
                  <wp:posOffset>635</wp:posOffset>
                </wp:positionV>
                <wp:extent cx="6116320" cy="6257925"/>
                <wp:effectExtent l="0" t="0" r="0" b="0"/>
                <wp:wrapSquare wrapText="largest"/>
                <wp:docPr id="5" name="Frame4"/>
                <a:graphic xmlns:a="http://schemas.openxmlformats.org/drawingml/2006/main">
                  <a:graphicData uri="http://schemas.microsoft.com/office/word/2010/wordprocessingShape">
                    <wps:wsp>
                      <wps:cNvSpPr/>
                      <wps:spPr>
                        <a:xfrm>
                          <a:off x="0" y="0"/>
                          <a:ext cx="6116400" cy="6257880"/>
                        </a:xfrm>
                        <a:prstGeom prst="rect">
                          <a:avLst/>
                        </a:prstGeom>
                        <a:solidFill>
                          <a:srgbClr val="ffffff"/>
                        </a:solidFill>
                        <a:ln w="0">
                          <a:noFill/>
                        </a:ln>
                      </wps:spPr>
                      <wps:style>
                        <a:lnRef idx="0"/>
                        <a:fillRef idx="0"/>
                        <a:effectRef idx="0"/>
                        <a:fontRef idx="minor"/>
                      </wps:style>
                      <wps:txbx>
                        <w:txbxContent>
                          <w:p>
                            <w:pPr>
                              <w:pStyle w:val="Caption"/>
                              <w:spacing w:before="120" w:after="120"/>
                              <w:rPr>
                                <w:color w:val="000000"/>
                              </w:rPr>
                            </w:pPr>
                            <w:r>
                              <w:rPr>
                                <w:color w:val="000000"/>
                              </w:rPr>
                              <w:drawing>
                                <wp:inline distT="0" distB="0" distL="0" distR="0">
                                  <wp:extent cx="6123940" cy="5922010"/>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8"/>
                                          <a:srcRect l="-57" t="-42" r="-57" b="-42"/>
                                          <a:stretch>
                                            <a:fillRect/>
                                          </a:stretch>
                                        </pic:blipFill>
                                        <pic:spPr bwMode="auto">
                                          <a:xfrm>
                                            <a:off x="0" y="0"/>
                                            <a:ext cx="6123940" cy="5922010"/>
                                          </a:xfrm>
                                          <a:prstGeom prst="rect">
                                            <a:avLst/>
                                          </a:prstGeom>
                                        </pic:spPr>
                                      </pic:pic>
                                    </a:graphicData>
                                  </a:graphic>
                                </wp:inline>
                              </w:drawing>
                            </w:r>
                          </w:p>
                        </w:txbxContent>
                      </wps:txbx>
                      <wps:bodyPr lIns="3960" rIns="3960" tIns="3960" bIns="3960" anchor="t">
                        <a:noAutofit/>
                      </wps:bodyPr>
                    </wps:wsp>
                  </a:graphicData>
                </a:graphic>
              </wp:anchor>
            </w:drawing>
          </mc:Choice>
          <mc:Fallback>
            <w:pict>
              <v:rect id="shape_0" ID="Frame4" path="m0,0l-2147483645,0l-2147483645,-2147483646l0,-2147483646xe" fillcolor="white" stroked="f" o:allowincell="f" style="position:absolute;margin-left:0.15pt;margin-top:0.05pt;width:481.55pt;height:492.7pt;mso-wrap-style:none;v-text-anchor:middle;mso-position-horizontal:center" wp14:anchorId="6CB64F1E">
                <v:fill o:detectmouseclick="t" type="solid" color2="black"/>
                <v:stroke color="#3465a4" joinstyle="round" endcap="flat"/>
                <v:textbox>
                  <w:txbxContent>
                    <w:p>
                      <w:pPr>
                        <w:pStyle w:val="Caption"/>
                        <w:spacing w:before="120" w:after="120"/>
                        <w:rPr>
                          <w:color w:val="000000"/>
                        </w:rPr>
                      </w:pPr>
                      <w:r>
                        <w:rPr>
                          <w:color w:val="000000"/>
                        </w:rPr>
                        <w:drawing>
                          <wp:inline distT="0" distB="0" distL="0" distR="0">
                            <wp:extent cx="6123940" cy="5922010"/>
                            <wp:effectExtent l="0" t="0" r="0" b="0"/>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9"/>
                                    <a:srcRect l="-57" t="-42" r="-57" b="-42"/>
                                    <a:stretch>
                                      <a:fillRect/>
                                    </a:stretch>
                                  </pic:blipFill>
                                  <pic:spPr bwMode="auto">
                                    <a:xfrm>
                                      <a:off x="0" y="0"/>
                                      <a:ext cx="6123940" cy="5922010"/>
                                    </a:xfrm>
                                    <a:prstGeom prst="rect">
                                      <a:avLst/>
                                    </a:prstGeom>
                                  </pic:spPr>
                                </pic:pic>
                              </a:graphicData>
                            </a:graphic>
                          </wp:inline>
                        </w:drawing>
                      </w:r>
                    </w:p>
                  </w:txbxContent>
                </v:textbox>
                <w10:wrap type="square" side="largest"/>
              </v:rect>
            </w:pict>
          </mc:Fallback>
        </mc:AlternateContent>
      </w:r>
    </w:p>
    <w:p>
      <w:pPr>
        <w:pStyle w:val="Caption"/>
        <w:spacing w:lineRule="auto" w:line="480"/>
        <w:jc w:val="both"/>
        <w:rPr>
          <w:rFonts w:ascii="Arial" w:hAnsi="Arial" w:cs="Arial"/>
          <w:i w:val="false"/>
          <w:i w:val="false"/>
        </w:rPr>
      </w:pPr>
      <w:r>
        <w:rPr>
          <w:rFonts w:cs="Arial" w:ascii="Arial" w:hAnsi="Arial"/>
          <w:b/>
          <w:i w:val="false"/>
        </w:rPr>
        <w:t>Figure 4:</w:t>
      </w:r>
      <w:r>
        <w:rPr>
          <w:rFonts w:cs="Arial" w:ascii="Arial" w:hAnsi="Arial"/>
          <w:i w:val="false"/>
        </w:rPr>
        <w:t xml:space="preserve"> </w:t>
      </w:r>
      <w:r>
        <w:rPr>
          <w:rStyle w:val="Strong"/>
          <w:rFonts w:cs="Arial" w:ascii="Arial" w:hAnsi="Arial"/>
          <w:b w:val="false"/>
          <w:bCs w:val="false"/>
        </w:rPr>
        <w:t>Comparative analysis of paired fresh frozen (FF) and formalin-fixed paraffin embedded (FFPE) tumor samples.</w:t>
      </w:r>
      <w:r>
        <w:rPr>
          <w:rStyle w:val="Strong"/>
          <w:rFonts w:cs="Arial" w:ascii="Arial" w:hAnsi="Arial"/>
          <w:b w:val="false"/>
          <w:bCs w:val="false"/>
          <w:i w:val="false"/>
        </w:rPr>
        <w:t xml:space="preserve"> </w:t>
      </w:r>
      <w:r>
        <w:rPr>
          <w:rStyle w:val="Strong"/>
          <w:rFonts w:cs="Arial" w:ascii="Arial" w:hAnsi="Arial"/>
          <w:i w:val="false"/>
        </w:rPr>
        <w:t>A)</w:t>
      </w:r>
      <w:r>
        <w:rPr>
          <w:rFonts w:cs="Arial" w:ascii="Arial" w:hAnsi="Arial"/>
          <w:i w:val="false"/>
        </w:rPr>
        <w:t xml:space="preserve"> Schematic overview of the study design: Ten paired tumor from KPC mice were profiled by whole 16S rRNA sequencing using both FF and FFPE samples from same tumors. Two independent sequencing runs were performed for the FF samples to generate technical replicates. </w:t>
      </w:r>
      <w:r>
        <w:rPr>
          <w:rStyle w:val="Strong"/>
          <w:rFonts w:cs="Arial" w:ascii="Arial" w:hAnsi="Arial"/>
          <w:i w:val="false"/>
        </w:rPr>
        <w:t>B)</w:t>
      </w:r>
      <w:r>
        <w:rPr>
          <w:rFonts w:cs="Arial" w:ascii="Arial" w:hAnsi="Arial"/>
          <w:i w:val="false"/>
        </w:rPr>
        <w:t xml:space="preserve"> Alpha diversity analyses comparing FFPE samples and the two FF technical replicates across the non-decontaminated (ND) data and four decontamination strategies: restrictive, decontam, SCRuB, and Nejman (Nj) et al derived method </w:t>
      </w:r>
      <w:r>
        <w:fldChar w:fldCharType="begin"/>
      </w:r>
      <w:r>
        <w:rPr>
          <w:i w:val="false"/>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DY0NTM3OTQtNzUzZi00ZTM4LThkMmYtM2VmMjA4Yzg5NDE1IiwiVGV4dCI6Iig2KSIsIldBSVZlcnNpb24iOiI3LjEuMC4xIn0=}</w:instrText>
      </w:r>
      <w:r>
        <w:rPr>
          <w:rFonts w:cs="Arial" w:ascii="Arial" w:hAnsi="Arial"/>
          <w:i w:val="false"/>
        </w:rPr>
      </w:r>
      <w:r>
        <w:rPr>
          <w:i w:val="false"/>
          <w:rFonts w:cs="Arial" w:ascii="Arial" w:hAnsi="Arial"/>
        </w:rPr>
        <w:fldChar w:fldCharType="separate"/>
      </w:r>
      <w:r>
        <w:rPr>
          <w:rFonts w:cs="Arial" w:ascii="Arial" w:hAnsi="Arial"/>
          <w:i w:val="false"/>
        </w:rPr>
        <w:t>(6)</w:t>
      </w:r>
      <w:r>
        <w:rPr>
          <w:rFonts w:cs="Arial" w:ascii="Arial" w:hAnsi="Arial"/>
          <w:i w:val="false"/>
        </w:rPr>
      </w:r>
      <w:r>
        <w:rPr>
          <w:i w:val="false"/>
          <w:rFonts w:cs="Arial" w:ascii="Arial" w:hAnsi="Arial"/>
        </w:rPr>
        <w:fldChar w:fldCharType="end"/>
      </w:r>
      <w:r>
        <w:rPr>
          <w:rFonts w:cs="Arial" w:ascii="Arial" w:hAnsi="Arial"/>
        </w:rPr>
        <w:t>.</w:t>
      </w:r>
      <w:r>
        <w:rPr>
          <w:rFonts w:cs="Arial" w:ascii="Arial" w:hAnsi="Arial"/>
          <w:i w:val="false"/>
        </w:rPr>
        <w:t xml:space="preserve"> Diversity was assessed using the number of observed species and the Shannon index. Univariable negative binomial regression for number of observed species and multivariable linear regression for Shannon index were applied. </w:t>
      </w:r>
      <w:r>
        <w:rPr>
          <w:rStyle w:val="Strong"/>
          <w:rFonts w:cs="Arial" w:ascii="Arial" w:hAnsi="Arial"/>
          <w:i w:val="false"/>
        </w:rPr>
        <w:t>C)</w:t>
      </w:r>
      <w:r>
        <w:rPr>
          <w:rFonts w:cs="Arial" w:ascii="Arial" w:hAnsi="Arial"/>
          <w:i w:val="false"/>
        </w:rPr>
        <w:t xml:space="preserve"> Bray-Curtis dissimilarity of the two FF technical replicates and paired FFPE samples. Samples are colored and grouped by technical replicate. Analyses were performed using both Wrench normalization and rarefaction. The plot is ordinated with Principal Coordinate Analysis (PCoA) and p-values were calculated by PERMANOVA. </w:t>
      </w:r>
      <w:r>
        <w:rPr>
          <w:rStyle w:val="Strong"/>
          <w:rFonts w:cs="Arial" w:ascii="Arial" w:hAnsi="Arial"/>
          <w:i w:val="false"/>
        </w:rPr>
        <w:t>D)</w:t>
      </w:r>
      <w:r>
        <w:rPr>
          <w:rFonts w:cs="Arial" w:ascii="Arial" w:hAnsi="Arial"/>
          <w:i w:val="false"/>
        </w:rPr>
        <w:t xml:space="preserve"> Overall bacterial composition of FF overlap and FFPE samples without (ND) and with various decontamination. </w:t>
      </w:r>
    </w:p>
    <w:p>
      <w:pPr>
        <w:pStyle w:val="Normal"/>
        <w:rPr/>
      </w:pPr>
      <w:r>
        <w:rPr/>
      </w:r>
    </w:p>
    <w:p>
      <w:pPr>
        <w:pStyle w:val="Normal"/>
        <w:rPr/>
      </w:pPr>
      <w:r>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50"/>
  <w:trackRevisions/>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12acd"/>
    <w:pPr>
      <w:widowControl/>
      <w:suppressAutoHyphens w:val="true"/>
      <w:bidi w:val="0"/>
      <w:spacing w:lineRule="auto" w:line="240" w:before="0" w:after="0"/>
      <w:jc w:val="left"/>
    </w:pPr>
    <w:rPr>
      <w:rFonts w:ascii="Liberation Serif;Times New Roma" w:hAnsi="Liberation Serif;Times New Roma" w:eastAsia="Noto Serif CJK SC" w:cs="Noto Sans Devanagari"/>
      <w:color w:val="auto"/>
      <w:kern w:val="2"/>
      <w:sz w:val="24"/>
      <w:szCs w:val="24"/>
      <w:lang w:val="en-US" w:eastAsia="zh-CN" w:bidi="hi-IN"/>
      <w14:ligatures w14:val="none"/>
    </w:rPr>
  </w:style>
  <w:style w:type="paragraph" w:styleId="Heading1">
    <w:name w:val="Heading 1"/>
    <w:basedOn w:val="Normal"/>
    <w:next w:val="Normal"/>
    <w:link w:val="berschrift1Zchn"/>
    <w:uiPriority w:val="9"/>
    <w:qFormat/>
    <w:rsid w:val="00e12acd"/>
    <w:pPr>
      <w:keepNext w:val="true"/>
      <w:keepLines/>
      <w:suppressAutoHyphens w:val="false"/>
      <w:spacing w:lineRule="auto" w:line="259" w:before="360" w:after="80"/>
      <w:outlineLvl w:val="0"/>
    </w:pPr>
    <w:rPr>
      <w:rFonts w:ascii="Aptos Display" w:hAnsi="Aptos Display" w:eastAsia="" w:cs="" w:asciiTheme="majorHAnsi" w:cstheme="majorBidi" w:eastAsiaTheme="majorEastAsia" w:hAnsiTheme="majorHAnsi"/>
      <w:color w:themeColor="accent1" w:themeShade="bf" w:val="0F4761"/>
      <w:sz w:val="40"/>
      <w:szCs w:val="40"/>
      <w:lang w:val="de-DE" w:eastAsia="en-US" w:bidi="ar-SA"/>
      <w14:ligatures w14:val="standardContextual"/>
    </w:rPr>
  </w:style>
  <w:style w:type="paragraph" w:styleId="Heading2">
    <w:name w:val="Heading 2"/>
    <w:basedOn w:val="Normal"/>
    <w:next w:val="Normal"/>
    <w:link w:val="berschrift2Zchn"/>
    <w:uiPriority w:val="9"/>
    <w:semiHidden/>
    <w:unhideWhenUsed/>
    <w:qFormat/>
    <w:rsid w:val="00e12acd"/>
    <w:pPr>
      <w:keepNext w:val="true"/>
      <w:keepLines/>
      <w:suppressAutoHyphens w:val="false"/>
      <w:spacing w:lineRule="auto" w:line="259" w:before="160" w:after="80"/>
      <w:outlineLvl w:val="1"/>
    </w:pPr>
    <w:rPr>
      <w:rFonts w:ascii="Aptos Display" w:hAnsi="Aptos Display" w:eastAsia="" w:cs="" w:asciiTheme="majorHAnsi" w:cstheme="majorBidi" w:eastAsiaTheme="majorEastAsia" w:hAnsiTheme="majorHAnsi"/>
      <w:color w:themeColor="accent1" w:themeShade="bf" w:val="0F4761"/>
      <w:sz w:val="32"/>
      <w:szCs w:val="32"/>
      <w:lang w:val="de-DE" w:eastAsia="en-US" w:bidi="ar-SA"/>
      <w14:ligatures w14:val="standardContextual"/>
    </w:rPr>
  </w:style>
  <w:style w:type="paragraph" w:styleId="Heading3">
    <w:name w:val="Heading 3"/>
    <w:basedOn w:val="Normal"/>
    <w:next w:val="Normal"/>
    <w:link w:val="berschrift3Zchn"/>
    <w:uiPriority w:val="9"/>
    <w:semiHidden/>
    <w:unhideWhenUsed/>
    <w:qFormat/>
    <w:rsid w:val="00e12acd"/>
    <w:pPr>
      <w:keepNext w:val="true"/>
      <w:keepLines/>
      <w:suppressAutoHyphens w:val="false"/>
      <w:spacing w:lineRule="auto" w:line="259" w:before="160" w:after="80"/>
      <w:outlineLvl w:val="2"/>
    </w:pPr>
    <w:rPr>
      <w:rFonts w:ascii="Aptos" w:hAnsi="Aptos" w:eastAsia="" w:cs="" w:asciiTheme="minorHAnsi" w:cstheme="majorBidi" w:eastAsiaTheme="majorEastAsia" w:hAnsiTheme="minorHAnsi"/>
      <w:color w:themeColor="accent1" w:themeShade="bf" w:val="0F4761"/>
      <w:sz w:val="28"/>
      <w:szCs w:val="28"/>
      <w:lang w:val="de-DE" w:eastAsia="en-US" w:bidi="ar-SA"/>
      <w14:ligatures w14:val="standardContextual"/>
    </w:rPr>
  </w:style>
  <w:style w:type="paragraph" w:styleId="Heading4">
    <w:name w:val="Heading 4"/>
    <w:basedOn w:val="Normal"/>
    <w:next w:val="Normal"/>
    <w:link w:val="berschrift4Zchn"/>
    <w:uiPriority w:val="9"/>
    <w:semiHidden/>
    <w:unhideWhenUsed/>
    <w:qFormat/>
    <w:rsid w:val="00e12acd"/>
    <w:pPr>
      <w:keepNext w:val="true"/>
      <w:keepLines/>
      <w:suppressAutoHyphens w:val="false"/>
      <w:spacing w:lineRule="auto" w:line="259" w:before="80" w:after="40"/>
      <w:outlineLvl w:val="3"/>
    </w:pPr>
    <w:rPr>
      <w:rFonts w:ascii="Aptos" w:hAnsi="Aptos" w:eastAsia="" w:cs="" w:asciiTheme="minorHAnsi" w:cstheme="majorBidi" w:eastAsiaTheme="majorEastAsia" w:hAnsiTheme="minorHAnsi"/>
      <w:i/>
      <w:iCs/>
      <w:color w:themeColor="accent1" w:themeShade="bf" w:val="0F4761"/>
      <w:sz w:val="22"/>
      <w:szCs w:val="22"/>
      <w:lang w:val="de-DE" w:eastAsia="en-US" w:bidi="ar-SA"/>
      <w14:ligatures w14:val="standardContextual"/>
    </w:rPr>
  </w:style>
  <w:style w:type="paragraph" w:styleId="Heading5">
    <w:name w:val="Heading 5"/>
    <w:basedOn w:val="Normal"/>
    <w:next w:val="Normal"/>
    <w:link w:val="berschrift5Zchn"/>
    <w:uiPriority w:val="9"/>
    <w:semiHidden/>
    <w:unhideWhenUsed/>
    <w:qFormat/>
    <w:rsid w:val="00e12acd"/>
    <w:pPr>
      <w:keepNext w:val="true"/>
      <w:keepLines/>
      <w:suppressAutoHyphens w:val="false"/>
      <w:spacing w:lineRule="auto" w:line="259" w:before="80" w:after="40"/>
      <w:outlineLvl w:val="4"/>
    </w:pPr>
    <w:rPr>
      <w:rFonts w:ascii="Aptos" w:hAnsi="Aptos" w:eastAsia="" w:cs="" w:asciiTheme="minorHAnsi" w:cstheme="majorBidi" w:eastAsiaTheme="majorEastAsia" w:hAnsiTheme="minorHAnsi"/>
      <w:color w:themeColor="accent1" w:themeShade="bf" w:val="0F4761"/>
      <w:sz w:val="22"/>
      <w:szCs w:val="22"/>
      <w:lang w:val="de-DE" w:eastAsia="en-US" w:bidi="ar-SA"/>
      <w14:ligatures w14:val="standardContextual"/>
    </w:rPr>
  </w:style>
  <w:style w:type="paragraph" w:styleId="Heading6">
    <w:name w:val="Heading 6"/>
    <w:basedOn w:val="Normal"/>
    <w:next w:val="Normal"/>
    <w:link w:val="berschrift6Zchn"/>
    <w:uiPriority w:val="9"/>
    <w:semiHidden/>
    <w:unhideWhenUsed/>
    <w:qFormat/>
    <w:rsid w:val="00e12acd"/>
    <w:pPr>
      <w:keepNext w:val="true"/>
      <w:keepLines/>
      <w:suppressAutoHyphens w:val="false"/>
      <w:spacing w:lineRule="auto" w:line="259" w:before="40" w:after="0"/>
      <w:outlineLvl w:val="5"/>
    </w:pPr>
    <w:rPr>
      <w:rFonts w:ascii="Aptos" w:hAnsi="Aptos" w:eastAsia="" w:cs="" w:asciiTheme="minorHAnsi" w:cstheme="majorBidi" w:eastAsiaTheme="majorEastAsia" w:hAnsiTheme="minorHAnsi"/>
      <w:i/>
      <w:iCs/>
      <w:color w:themeColor="text1" w:themeTint="a6" w:val="595959"/>
      <w:sz w:val="22"/>
      <w:szCs w:val="22"/>
      <w:lang w:val="de-DE" w:eastAsia="en-US" w:bidi="ar-SA"/>
      <w14:ligatures w14:val="standardContextual"/>
    </w:rPr>
  </w:style>
  <w:style w:type="paragraph" w:styleId="Heading7">
    <w:name w:val="Heading 7"/>
    <w:basedOn w:val="Normal"/>
    <w:next w:val="Normal"/>
    <w:link w:val="berschrift7Zchn"/>
    <w:uiPriority w:val="9"/>
    <w:semiHidden/>
    <w:unhideWhenUsed/>
    <w:qFormat/>
    <w:rsid w:val="00e12acd"/>
    <w:pPr>
      <w:keepNext w:val="true"/>
      <w:keepLines/>
      <w:suppressAutoHyphens w:val="false"/>
      <w:spacing w:lineRule="auto" w:line="259" w:before="40" w:after="0"/>
      <w:outlineLvl w:val="6"/>
    </w:pPr>
    <w:rPr>
      <w:rFonts w:ascii="Aptos" w:hAnsi="Aptos" w:eastAsia="" w:cs="" w:asciiTheme="minorHAnsi" w:cstheme="majorBidi" w:eastAsiaTheme="majorEastAsia" w:hAnsiTheme="minorHAnsi"/>
      <w:color w:themeColor="text1" w:themeTint="a6" w:val="595959"/>
      <w:sz w:val="22"/>
      <w:szCs w:val="22"/>
      <w:lang w:val="de-DE" w:eastAsia="en-US" w:bidi="ar-SA"/>
      <w14:ligatures w14:val="standardContextual"/>
    </w:rPr>
  </w:style>
  <w:style w:type="paragraph" w:styleId="Heading8">
    <w:name w:val="Heading 8"/>
    <w:basedOn w:val="Normal"/>
    <w:next w:val="Normal"/>
    <w:link w:val="berschrift8Zchn"/>
    <w:uiPriority w:val="9"/>
    <w:semiHidden/>
    <w:unhideWhenUsed/>
    <w:qFormat/>
    <w:rsid w:val="00e12acd"/>
    <w:pPr>
      <w:keepNext w:val="true"/>
      <w:keepLines/>
      <w:suppressAutoHyphens w:val="false"/>
      <w:spacing w:lineRule="auto" w:line="259"/>
      <w:outlineLvl w:val="7"/>
    </w:pPr>
    <w:rPr>
      <w:rFonts w:ascii="Aptos" w:hAnsi="Aptos" w:eastAsia="" w:cs="" w:asciiTheme="minorHAnsi" w:cstheme="majorBidi" w:eastAsiaTheme="majorEastAsia" w:hAnsiTheme="minorHAnsi"/>
      <w:i/>
      <w:iCs/>
      <w:color w:themeColor="text1" w:themeTint="d8" w:val="272727"/>
      <w:sz w:val="22"/>
      <w:szCs w:val="22"/>
      <w:lang w:val="de-DE" w:eastAsia="en-US" w:bidi="ar-SA"/>
      <w14:ligatures w14:val="standardContextual"/>
    </w:rPr>
  </w:style>
  <w:style w:type="paragraph" w:styleId="Heading9">
    <w:name w:val="Heading 9"/>
    <w:basedOn w:val="Normal"/>
    <w:next w:val="Normal"/>
    <w:link w:val="berschrift9Zchn"/>
    <w:uiPriority w:val="9"/>
    <w:semiHidden/>
    <w:unhideWhenUsed/>
    <w:qFormat/>
    <w:rsid w:val="00e12acd"/>
    <w:pPr>
      <w:keepNext w:val="true"/>
      <w:keepLines/>
      <w:suppressAutoHyphens w:val="false"/>
      <w:spacing w:lineRule="auto" w:line="259"/>
      <w:outlineLvl w:val="8"/>
    </w:pPr>
    <w:rPr>
      <w:rFonts w:ascii="Aptos" w:hAnsi="Aptos" w:eastAsia="" w:cs="" w:asciiTheme="minorHAnsi" w:cstheme="majorBidi" w:eastAsiaTheme="majorEastAsia" w:hAnsiTheme="minorHAnsi"/>
      <w:color w:themeColor="text1" w:themeTint="d8" w:val="272727"/>
      <w:sz w:val="22"/>
      <w:szCs w:val="22"/>
      <w:lang w:val="de-DE" w:eastAsia="en-US" w:bidi="ar-SA"/>
      <w14:ligatures w14:val="standardContextual"/>
    </w:rPr>
  </w:style>
  <w:style w:type="character" w:styleId="DefaultParagraphFont" w:default="1">
    <w:name w:val="Default Paragraph Font"/>
    <w:uiPriority w:val="1"/>
    <w:semiHidden/>
    <w:unhideWhenUsed/>
    <w:qFormat/>
    <w:rPr/>
  </w:style>
  <w:style w:type="character" w:styleId="berschrift1Zchn" w:customStyle="1">
    <w:name w:val="Überschrift 1 Zchn"/>
    <w:basedOn w:val="DefaultParagraphFont"/>
    <w:link w:val="Heading1"/>
    <w:uiPriority w:val="9"/>
    <w:qFormat/>
    <w:rsid w:val="00e12acd"/>
    <w:rPr>
      <w:rFonts w:ascii="Aptos Display" w:hAnsi="Aptos Display" w:eastAsia="" w:cs=""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link w:val="Heading2"/>
    <w:uiPriority w:val="9"/>
    <w:semiHidden/>
    <w:qFormat/>
    <w:rsid w:val="00e12acd"/>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link w:val="Heading3"/>
    <w:uiPriority w:val="9"/>
    <w:semiHidden/>
    <w:qFormat/>
    <w:rsid w:val="00e12acd"/>
    <w:rPr>
      <w:rFonts w:eastAsia="" w:cs="" w:cstheme="majorBidi" w:eastAsiaTheme="majorEastAsia"/>
      <w:color w:themeColor="accent1" w:themeShade="bf" w:val="0F4761"/>
      <w:sz w:val="28"/>
      <w:szCs w:val="28"/>
    </w:rPr>
  </w:style>
  <w:style w:type="character" w:styleId="berschrift4Zchn" w:customStyle="1">
    <w:name w:val="Überschrift 4 Zchn"/>
    <w:basedOn w:val="DefaultParagraphFont"/>
    <w:link w:val="Heading4"/>
    <w:uiPriority w:val="9"/>
    <w:semiHidden/>
    <w:qFormat/>
    <w:rsid w:val="00e12acd"/>
    <w:rPr>
      <w:rFonts w:eastAsia="" w:cs="" w:cstheme="majorBidi" w:eastAsiaTheme="majorEastAsia"/>
      <w:i/>
      <w:iCs/>
      <w:color w:themeColor="accent1" w:themeShade="bf" w:val="0F4761"/>
    </w:rPr>
  </w:style>
  <w:style w:type="character" w:styleId="berschrift5Zchn" w:customStyle="1">
    <w:name w:val="Überschrift 5 Zchn"/>
    <w:basedOn w:val="DefaultParagraphFont"/>
    <w:link w:val="Heading5"/>
    <w:uiPriority w:val="9"/>
    <w:semiHidden/>
    <w:qFormat/>
    <w:rsid w:val="00e12acd"/>
    <w:rPr>
      <w:rFonts w:eastAsia="" w:cs="" w:cstheme="majorBidi" w:eastAsiaTheme="majorEastAsia"/>
      <w:color w:themeColor="accent1" w:themeShade="bf" w:val="0F4761"/>
    </w:rPr>
  </w:style>
  <w:style w:type="character" w:styleId="berschrift6Zchn" w:customStyle="1">
    <w:name w:val="Überschrift 6 Zchn"/>
    <w:basedOn w:val="DefaultParagraphFont"/>
    <w:link w:val="Heading6"/>
    <w:uiPriority w:val="9"/>
    <w:semiHidden/>
    <w:qFormat/>
    <w:rsid w:val="00e12acd"/>
    <w:rPr>
      <w:rFonts w:eastAsia="" w:cs="" w:cstheme="majorBidi" w:eastAsiaTheme="majorEastAsia"/>
      <w:i/>
      <w:iCs/>
      <w:color w:themeColor="text1" w:themeTint="a6" w:val="595959"/>
    </w:rPr>
  </w:style>
  <w:style w:type="character" w:styleId="berschrift7Zchn" w:customStyle="1">
    <w:name w:val="Überschrift 7 Zchn"/>
    <w:basedOn w:val="DefaultParagraphFont"/>
    <w:link w:val="Heading7"/>
    <w:uiPriority w:val="9"/>
    <w:semiHidden/>
    <w:qFormat/>
    <w:rsid w:val="00e12acd"/>
    <w:rPr>
      <w:rFonts w:eastAsia="" w:cs="" w:cstheme="majorBidi" w:eastAsiaTheme="majorEastAsia"/>
      <w:color w:themeColor="text1" w:themeTint="a6" w:val="595959"/>
    </w:rPr>
  </w:style>
  <w:style w:type="character" w:styleId="berschrift8Zchn" w:customStyle="1">
    <w:name w:val="Überschrift 8 Zchn"/>
    <w:basedOn w:val="DefaultParagraphFont"/>
    <w:link w:val="Heading8"/>
    <w:uiPriority w:val="9"/>
    <w:semiHidden/>
    <w:qFormat/>
    <w:rsid w:val="00e12acd"/>
    <w:rPr>
      <w:rFonts w:eastAsia="" w:cs="" w:cstheme="majorBidi" w:eastAsiaTheme="majorEastAsia"/>
      <w:i/>
      <w:iCs/>
      <w:color w:themeColor="text1" w:themeTint="d8" w:val="272727"/>
    </w:rPr>
  </w:style>
  <w:style w:type="character" w:styleId="berschrift9Zchn" w:customStyle="1">
    <w:name w:val="Überschrift 9 Zchn"/>
    <w:basedOn w:val="DefaultParagraphFont"/>
    <w:link w:val="Heading9"/>
    <w:uiPriority w:val="9"/>
    <w:semiHidden/>
    <w:qFormat/>
    <w:rsid w:val="00e12acd"/>
    <w:rPr>
      <w:rFonts w:eastAsia="" w:cs="" w:cstheme="majorBidi" w:eastAsiaTheme="majorEastAsia"/>
      <w:color w:themeColor="text1" w:themeTint="d8" w:val="272727"/>
    </w:rPr>
  </w:style>
  <w:style w:type="character" w:styleId="TitelZchn" w:customStyle="1">
    <w:name w:val="Titel Zchn"/>
    <w:basedOn w:val="DefaultParagraphFont"/>
    <w:link w:val="Title"/>
    <w:uiPriority w:val="10"/>
    <w:qFormat/>
    <w:rsid w:val="00e12acd"/>
    <w:rPr>
      <w:rFonts w:ascii="Aptos Display" w:hAnsi="Aptos Display"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link w:val="Subtitle"/>
    <w:uiPriority w:val="11"/>
    <w:qFormat/>
    <w:rsid w:val="00e12acd"/>
    <w:rPr>
      <w:rFonts w:eastAsia="" w:cs=""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qFormat/>
    <w:rsid w:val="00e12acd"/>
    <w:rPr>
      <w:i/>
      <w:iCs/>
      <w:color w:themeColor="text1" w:themeTint="bf" w:val="404040"/>
    </w:rPr>
  </w:style>
  <w:style w:type="character" w:styleId="IntenseEmphasis">
    <w:name w:val="Intense Emphasis"/>
    <w:basedOn w:val="DefaultParagraphFont"/>
    <w:uiPriority w:val="21"/>
    <w:qFormat/>
    <w:rsid w:val="00e12acd"/>
    <w:rPr>
      <w:i/>
      <w:iCs/>
      <w:color w:themeColor="accent1" w:themeShade="bf" w:val="0F4761"/>
    </w:rPr>
  </w:style>
  <w:style w:type="character" w:styleId="IntensivesZitatZchn" w:customStyle="1">
    <w:name w:val="Intensives Zitat Zchn"/>
    <w:basedOn w:val="DefaultParagraphFont"/>
    <w:link w:val="IntenseQuote"/>
    <w:uiPriority w:val="30"/>
    <w:qFormat/>
    <w:rsid w:val="00e12acd"/>
    <w:rPr>
      <w:i/>
      <w:iCs/>
      <w:color w:themeColor="accent1" w:themeShade="bf" w:val="0F4761"/>
    </w:rPr>
  </w:style>
  <w:style w:type="character" w:styleId="IntenseReference">
    <w:name w:val="Intense Reference"/>
    <w:basedOn w:val="DefaultParagraphFont"/>
    <w:uiPriority w:val="32"/>
    <w:qFormat/>
    <w:rsid w:val="00e12acd"/>
    <w:rPr>
      <w:b/>
      <w:bCs/>
      <w:smallCaps/>
      <w:color w:themeColor="accent1" w:themeShade="bf" w:val="0F4761"/>
      <w:spacing w:val="5"/>
    </w:rPr>
  </w:style>
  <w:style w:type="character" w:styleId="Strong">
    <w:name w:val="Strong"/>
    <w:qFormat/>
    <w:rsid w:val="00e12acd"/>
    <w:rPr>
      <w:b/>
      <w:bC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rsid w:val="00e12acd"/>
    <w:pPr>
      <w:suppressLineNumbers/>
      <w:spacing w:before="120" w:after="120"/>
    </w:pPr>
    <w:rPr>
      <w:i/>
      <w:iCs/>
    </w:rPr>
  </w:style>
  <w:style w:type="paragraph" w:styleId="Index">
    <w:name w:val="Index"/>
    <w:basedOn w:val="Normal"/>
    <w:qFormat/>
    <w:pPr>
      <w:suppressLineNumbers/>
    </w:pPr>
    <w:rPr>
      <w:rFonts w:cs="Noto Sans Devanagari"/>
    </w:rPr>
  </w:style>
  <w:style w:type="paragraph" w:styleId="Title">
    <w:name w:val="Title"/>
    <w:basedOn w:val="Normal"/>
    <w:next w:val="Normal"/>
    <w:link w:val="TitelZchn"/>
    <w:uiPriority w:val="10"/>
    <w:qFormat/>
    <w:rsid w:val="00e12acd"/>
    <w:pPr>
      <w:suppressAutoHyphens w:val="false"/>
      <w:spacing w:before="0" w:after="80"/>
      <w:contextualSpacing/>
    </w:pPr>
    <w:rPr>
      <w:rFonts w:ascii="Aptos Display" w:hAnsi="Aptos Display" w:eastAsia="" w:cs="" w:asciiTheme="majorHAnsi" w:cstheme="majorBidi" w:eastAsiaTheme="majorEastAsia" w:hAnsiTheme="majorHAnsi"/>
      <w:spacing w:val="-10"/>
      <w:kern w:val="2"/>
      <w:sz w:val="56"/>
      <w:szCs w:val="56"/>
      <w:lang w:val="de-DE" w:eastAsia="en-US" w:bidi="ar-SA"/>
      <w14:ligatures w14:val="standardContextual"/>
    </w:rPr>
  </w:style>
  <w:style w:type="paragraph" w:styleId="Subtitle">
    <w:name w:val="Subtitle"/>
    <w:basedOn w:val="Normal"/>
    <w:next w:val="Normal"/>
    <w:link w:val="UntertitelZchn"/>
    <w:uiPriority w:val="11"/>
    <w:qFormat/>
    <w:rsid w:val="00e12acd"/>
    <w:pPr>
      <w:suppressAutoHyphens w:val="false"/>
      <w:spacing w:lineRule="auto" w:line="259" w:before="0" w:after="160"/>
    </w:pPr>
    <w:rPr>
      <w:rFonts w:ascii="Aptos" w:hAnsi="Aptos" w:eastAsia="" w:cs="" w:asciiTheme="minorHAnsi" w:cstheme="majorBidi" w:eastAsiaTheme="majorEastAsia" w:hAnsiTheme="minorHAnsi"/>
      <w:color w:themeColor="text1" w:themeTint="a6" w:val="595959"/>
      <w:spacing w:val="15"/>
      <w:sz w:val="28"/>
      <w:szCs w:val="28"/>
      <w:lang w:val="de-DE" w:eastAsia="en-US" w:bidi="ar-SA"/>
      <w14:ligatures w14:val="standardContextual"/>
    </w:rPr>
  </w:style>
  <w:style w:type="paragraph" w:styleId="Quote">
    <w:name w:val="Quote"/>
    <w:basedOn w:val="Normal"/>
    <w:next w:val="Normal"/>
    <w:link w:val="ZitatZchn"/>
    <w:uiPriority w:val="29"/>
    <w:qFormat/>
    <w:rsid w:val="00e12acd"/>
    <w:pPr>
      <w:suppressAutoHyphens w:val="false"/>
      <w:spacing w:lineRule="auto" w:line="259" w:before="160" w:after="160"/>
      <w:jc w:val="center"/>
    </w:pPr>
    <w:rPr>
      <w:rFonts w:ascii="Aptos" w:hAnsi="Aptos" w:eastAsia="Aptos" w:cs="" w:asciiTheme="minorHAnsi" w:cstheme="minorBidi" w:eastAsiaTheme="minorHAnsi" w:hAnsiTheme="minorHAnsi"/>
      <w:i/>
      <w:iCs/>
      <w:color w:themeColor="text1" w:themeTint="bf" w:val="404040"/>
      <w:sz w:val="22"/>
      <w:szCs w:val="22"/>
      <w:lang w:val="de-DE" w:eastAsia="en-US" w:bidi="ar-SA"/>
      <w14:ligatures w14:val="standardContextual"/>
    </w:rPr>
  </w:style>
  <w:style w:type="paragraph" w:styleId="ListParagraph">
    <w:name w:val="List Paragraph"/>
    <w:basedOn w:val="Normal"/>
    <w:uiPriority w:val="34"/>
    <w:qFormat/>
    <w:rsid w:val="00e12acd"/>
    <w:pPr>
      <w:suppressAutoHyphens w:val="false"/>
      <w:spacing w:lineRule="auto" w:line="259" w:before="0" w:after="160"/>
      <w:ind w:left="720"/>
      <w:contextualSpacing/>
    </w:pPr>
    <w:rPr>
      <w:rFonts w:ascii="Aptos" w:hAnsi="Aptos" w:eastAsia="Aptos" w:cs="" w:asciiTheme="minorHAnsi" w:cstheme="minorBidi" w:eastAsiaTheme="minorHAnsi" w:hAnsiTheme="minorHAnsi"/>
      <w:sz w:val="22"/>
      <w:szCs w:val="22"/>
      <w:lang w:val="de-DE" w:eastAsia="en-US" w:bidi="ar-SA"/>
      <w14:ligatures w14:val="standardContextual"/>
    </w:rPr>
  </w:style>
  <w:style w:type="paragraph" w:styleId="IntenseQuote">
    <w:name w:val="Intense Quote"/>
    <w:basedOn w:val="Normal"/>
    <w:next w:val="Normal"/>
    <w:link w:val="IntensivesZitatZchn"/>
    <w:uiPriority w:val="30"/>
    <w:qFormat/>
    <w:rsid w:val="00e12acd"/>
    <w:pPr>
      <w:pBdr>
        <w:top w:val="single" w:sz="4" w:space="10" w:color="0F4761" w:themeColor="accent1" w:themeShade="bf"/>
        <w:bottom w:val="single" w:sz="4" w:space="10" w:color="0F4761" w:themeColor="accent1" w:themeShade="bf"/>
      </w:pBdr>
      <w:suppressAutoHyphens w:val="false"/>
      <w:spacing w:lineRule="auto" w:line="259" w:before="360" w:after="360"/>
      <w:ind w:left="864" w:right="864"/>
      <w:jc w:val="center"/>
    </w:pPr>
    <w:rPr>
      <w:rFonts w:ascii="Aptos" w:hAnsi="Aptos" w:eastAsia="Aptos" w:cs="" w:asciiTheme="minorHAnsi" w:cstheme="minorBidi" w:eastAsiaTheme="minorHAnsi" w:hAnsiTheme="minorHAnsi"/>
      <w:i/>
      <w:iCs/>
      <w:color w:themeColor="accent1" w:themeShade="bf" w:val="0F4761"/>
      <w:sz w:val="22"/>
      <w:szCs w:val="22"/>
      <w:lang w:val="de-DE" w:eastAsia="en-US" w:bidi="ar-SA"/>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665</TotalTime>
  <Application>LibreOffice/24.2.7.2$Linux_X86_64 LibreOffice_project/420$Build-2</Application>
  <AppVersion>15.0000</AppVersion>
  <Pages>8</Pages>
  <Words>599</Words>
  <Characters>3668</Characters>
  <CharactersWithSpaces>4264</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2026-07-31T21:30:00Z</dcterms:created>
  <dc:creator>Christoph Ammer-Herrmenau</dc:creator>
  <dc:description/>
  <dc:language>en-US</dc:language>
  <cp:lastModifiedBy>Linh Dang</cp:lastModifiedBy>
  <dcterms:modified xsi:type="dcterms:W3CDTF">2026-08-05T17:00:54Z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