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comments.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commentsExtended.xml" ContentType="application/vnd.openxmlformats-officedocument.wordprocessingml.commentsExtended+xml"/>
  <Override PartName="/word/styles.xml" ContentType="application/vnd.openxmlformats-officedocument.wordprocessingml.styles+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Normal"/>
            <w:rPr>
              <w:rFonts w:ascii="Arial" w:hAnsi="Arial" w:cs="Arial"/>
            </w:rPr>
          </w:pPr>
          <w:r>
            <w:fldChar w:fldCharType="begin"/>
          </w:r>
          <w:r>
            <w:rPr>
              <w:rFonts w:cs="Arial" w:ascii="Arial" w:hAnsi="Arial"/>
            </w:rPr>
            <w:instrText xml:space="preserve"> TOC \z \o "1-3" \u \h</w:instrText>
          </w:r>
          <w:r>
            <w:rPr>
              <w:rFonts w:cs="Arial" w:ascii="Arial" w:hAnsi="Arial"/>
            </w:rPr>
            <w:fldChar w:fldCharType="separate"/>
          </w:r>
          <w:r>
            <w:rPr>
              <w:rFonts w:cs="Arial" w:ascii="Arial" w:hAnsi="Arial"/>
            </w:rPr>
          </w:r>
          <w:r>
            <w:rPr>
              <w:rFonts w:cs="Arial" w:ascii="Arial" w:hAnsi="Arial"/>
            </w:rPr>
            <w:fldChar w:fldCharType="end"/>
          </w:r>
        </w:p>
      </w:sdtContent>
    </w:sdt>
    <w:p>
      <w:pPr>
        <w:pStyle w:val="TOCHeading"/>
        <w:jc w:val="center"/>
        <w:rPr>
          <w:rFonts w:ascii="Arial" w:hAnsi="Arial" w:cs="Arial"/>
        </w:rPr>
      </w:pPr>
      <w:bookmarkStart w:id="0" w:name="Xfe3e84e669e339138484ad6eb518fc11c85c135"/>
      <w:r>
        <w:rPr>
          <w:rFonts w:eastAsia="Aptos" w:cs="" w:ascii="Aptos" w:hAnsi="Aptos" w:asciiTheme="minorHAnsi" w:cstheme="minorBidi" w:eastAsiaTheme="minorHAnsi" w:hAnsiTheme="minorHAnsi"/>
          <w:color w:val="auto"/>
          <w:sz w:val="24"/>
          <w:szCs w:val="24"/>
        </w:rPr>
        <w:t xml:space="preserve"> </w:t>
      </w:r>
      <w:r>
        <w:rPr>
          <w:rFonts w:cs="Arial" w:ascii="Arial" w:hAnsi="Arial"/>
        </w:rPr>
        <w:t>A Benchmarking Framework to Disentangle Contamination from True Intratumoural Microbiota in Pancreatic Ductal Adenocarcinoma Identifies Reliable Signals in Fresh-Frozen but Not FFPE Samples</w:t>
      </w:r>
    </w:p>
    <w:p>
      <w:pPr>
        <w:pStyle w:val="FirstParagraph"/>
        <w:rPr>
          <w:rFonts w:ascii="Arial" w:hAnsi="Arial" w:cs="Arial"/>
          <w:lang w:val="de-DE"/>
        </w:rPr>
      </w:pPr>
      <w:r>
        <w:rPr>
          <w:rFonts w:cs="Arial" w:ascii="Arial" w:hAnsi="Arial"/>
          <w:lang w:val="de-DE"/>
        </w:rPr>
        <w:t>Linh Dang</w:t>
      </w:r>
      <w:r>
        <w:rPr>
          <w:rFonts w:cs="Arial" w:ascii="Arial" w:hAnsi="Arial"/>
          <w:vertAlign w:val="superscript"/>
          <w:lang w:val="de-DE"/>
        </w:rPr>
        <w:t>1, 2</w:t>
      </w:r>
      <w:r>
        <w:rPr>
          <w:rFonts w:cs="Arial" w:ascii="Arial" w:hAnsi="Arial"/>
          <w:lang w:val="de-DE"/>
        </w:rPr>
        <w:t>,  Louisa Eskelson</w:t>
      </w:r>
      <w:r>
        <w:rPr>
          <w:rFonts w:cs="Arial" w:ascii="Arial" w:hAnsi="Arial"/>
          <w:vertAlign w:val="superscript"/>
          <w:lang w:val="de-DE"/>
        </w:rPr>
        <w:t>1</w:t>
      </w:r>
      <w:r>
        <w:rPr>
          <w:rFonts w:cs="Arial" w:ascii="Arial" w:hAnsi="Arial"/>
          <w:lang w:val="de-DE"/>
        </w:rPr>
        <w:t>, Jacob Hamm</w:t>
      </w:r>
      <w:r>
        <w:rPr>
          <w:rFonts w:cs="Arial" w:ascii="Arial" w:hAnsi="Arial"/>
          <w:vertAlign w:val="superscript"/>
          <w:lang w:val="de-DE"/>
        </w:rPr>
        <w:t>1</w:t>
      </w:r>
      <w:r>
        <w:rPr>
          <w:rFonts w:cs="Arial" w:ascii="Arial" w:hAnsi="Arial"/>
          <w:lang w:val="de-DE"/>
        </w:rPr>
        <w:t>, Tim Beißbarth</w:t>
      </w:r>
      <w:r>
        <w:rPr>
          <w:rFonts w:cs="Arial" w:ascii="Arial" w:hAnsi="Arial"/>
          <w:vertAlign w:val="superscript"/>
          <w:lang w:val="de-DE"/>
        </w:rPr>
        <w:t>2</w:t>
      </w:r>
      <w:r>
        <w:rPr>
          <w:rFonts w:cs="Arial" w:ascii="Arial" w:hAnsi="Arial"/>
          <w:lang w:val="de-DE"/>
        </w:rPr>
        <w:t>, Volker Ellenrieder</w:t>
      </w:r>
      <w:r>
        <w:rPr>
          <w:rFonts w:cs="Arial" w:ascii="Arial" w:hAnsi="Arial"/>
          <w:vertAlign w:val="superscript"/>
          <w:lang w:val="de-DE"/>
        </w:rPr>
        <w:t>1</w:t>
      </w:r>
      <w:r>
        <w:rPr>
          <w:rFonts w:cs="Arial" w:ascii="Arial" w:hAnsi="Arial"/>
          <w:lang w:val="de-DE"/>
        </w:rPr>
        <w:t>, Albrecht Neesse</w:t>
      </w:r>
      <w:r>
        <w:rPr>
          <w:rFonts w:cs="Arial" w:ascii="Arial" w:hAnsi="Arial"/>
          <w:vertAlign w:val="superscript"/>
          <w:lang w:val="de-DE"/>
        </w:rPr>
        <w:t>1</w:t>
      </w:r>
      <w:r>
        <w:rPr>
          <w:rFonts w:cs="Arial" w:ascii="Arial" w:hAnsi="Arial"/>
          <w:lang w:val="de-DE"/>
        </w:rPr>
        <w:t>, Christoph Ammer-Herrmenau</w:t>
      </w:r>
      <w:r>
        <w:rPr>
          <w:rFonts w:cs="Arial" w:ascii="Arial" w:hAnsi="Arial"/>
          <w:vertAlign w:val="superscript"/>
          <w:lang w:val="de-DE"/>
        </w:rPr>
        <w:t>1</w:t>
      </w:r>
      <w:r>
        <w:rPr>
          <w:rFonts w:cs="Arial" w:ascii="Arial" w:hAnsi="Arial"/>
          <w:lang w:val="de-DE"/>
        </w:rPr>
        <w:t>*</w:t>
      </w:r>
    </w:p>
    <w:p>
      <w:pPr>
        <w:pStyle w:val="BodyText"/>
        <w:rPr>
          <w:rFonts w:ascii="Arial" w:hAnsi="Arial" w:cs="Arial"/>
          <w:lang w:val="de-DE"/>
        </w:rPr>
      </w:pPr>
      <w:r>
        <w:rPr>
          <w:rFonts w:cs="Arial" w:ascii="Arial" w:hAnsi="Arial"/>
          <w:lang w:val="de-DE"/>
        </w:rPr>
      </w:r>
    </w:p>
    <w:p>
      <w:pPr>
        <w:pStyle w:val="Normal"/>
        <w:spacing w:lineRule="auto" w:line="360"/>
        <w:jc w:val="both"/>
        <w:rPr>
          <w:rFonts w:ascii="Arial" w:hAnsi="Arial" w:cs="Arial"/>
        </w:rPr>
      </w:pPr>
      <w:r>
        <w:rPr>
          <w:rFonts w:cs="Arial" w:ascii="Arial" w:hAnsi="Arial"/>
          <w:vertAlign w:val="superscript"/>
        </w:rPr>
        <w:t xml:space="preserve">1 </w:t>
      </w:r>
      <w:r>
        <w:rPr>
          <w:rFonts w:cs="Arial" w:ascii="Arial" w:hAnsi="Arial"/>
        </w:rPr>
        <w:t>Department of Gastroenterology, gastrointestinal Oncology and Endocrinology, University Medical Center Goettingen, Goettingen, Germany</w:t>
      </w:r>
    </w:p>
    <w:p>
      <w:pPr>
        <w:pStyle w:val="Normal"/>
        <w:spacing w:lineRule="auto" w:line="360"/>
        <w:jc w:val="both"/>
        <w:rPr>
          <w:rFonts w:ascii="Arial" w:hAnsi="Arial" w:cs="Arial"/>
        </w:rPr>
      </w:pPr>
      <w:r>
        <w:rPr>
          <w:rFonts w:cs="Arial" w:ascii="Arial" w:hAnsi="Arial"/>
          <w:vertAlign w:val="superscript"/>
        </w:rPr>
        <w:t xml:space="preserve">2 </w:t>
      </w:r>
      <w:r>
        <w:rPr>
          <w:rFonts w:cs="Arial" w:ascii="Arial" w:hAnsi="Arial"/>
        </w:rPr>
        <w:t>Medical Bioinformatics, University Medical Center Goettingen, Goettingen, Germany</w:t>
      </w:r>
    </w:p>
    <w:p>
      <w:pPr>
        <w:pStyle w:val="BodyText"/>
        <w:rPr>
          <w:rFonts w:ascii="Arial" w:hAnsi="Arial" w:cs="Arial"/>
        </w:rPr>
      </w:pPr>
      <w:r>
        <w:rPr>
          <w:rFonts w:cs="Arial" w:ascii="Arial" w:hAnsi="Arial"/>
        </w:rPr>
      </w:r>
    </w:p>
    <w:p>
      <w:pPr>
        <w:pStyle w:val="BodyText"/>
        <w:rPr>
          <w:rFonts w:ascii="Arial" w:hAnsi="Arial" w:cs="Arial"/>
        </w:rPr>
      </w:pPr>
      <w:r>
        <w:rPr>
          <w:rFonts w:cs="Arial" w:ascii="Arial" w:hAnsi="Arial"/>
        </w:rPr>
        <w:t>*Corresponding author address</w:t>
      </w:r>
    </w:p>
    <w:p>
      <w:pPr>
        <w:pStyle w:val="BodyText"/>
        <w:rPr>
          <w:rFonts w:ascii="Arial" w:hAnsi="Arial" w:cs="Arial"/>
        </w:rPr>
      </w:pPr>
      <w:r>
        <w:rPr>
          <w:rFonts w:cs="Arial" w:ascii="Arial" w:hAnsi="Arial"/>
        </w:rPr>
        <w:t>Christoph Ammer-Herrmenau</w:t>
        <w:br/>
        <w:t>Department of Gastroenterology, gastrointestinal Oncology and Endocrinology</w:t>
        <w:br/>
        <w:t>University Medical Center Goettingen</w:t>
        <w:br/>
        <w:t>Robert-Koch Street 40</w:t>
        <w:br/>
        <w:t>37075 Goettingen</w:t>
        <w:br/>
        <w:t>Germany</w:t>
        <w:br/>
        <w:t>Phone: +49551-3962301</w:t>
        <w:br/>
        <w:t xml:space="preserve">Mail: </w:t>
      </w:r>
      <w:hyperlink r:id="rId2">
        <w:r>
          <w:rPr>
            <w:rStyle w:val="Hyperlink"/>
            <w:rFonts w:cs="Arial" w:ascii="Arial" w:hAnsi="Arial"/>
          </w:rPr>
          <w:t>christoph.herrmenau@med.uni-goettingen.de</w:t>
        </w:r>
      </w:hyperlink>
    </w:p>
    <w:p>
      <w:pPr>
        <w:pStyle w:val="BodyText"/>
        <w:rPr>
          <w:rFonts w:ascii="Arial" w:hAnsi="Arial" w:cs="Arial"/>
        </w:rPr>
      </w:pPr>
      <w:r>
        <w:rPr>
          <w:rFonts w:cs="Arial" w:ascii="Arial" w:hAnsi="Arial"/>
        </w:rPr>
      </w:r>
    </w:p>
    <w:p>
      <w:pPr>
        <w:pStyle w:val="NoSpacing"/>
        <w:spacing w:lineRule="auto" w:line="360" w:before="240" w:after="240"/>
        <w:ind w:right="-357"/>
        <w:jc w:val="both"/>
        <w:rPr>
          <w:rFonts w:ascii="Arial" w:hAnsi="Arial" w:eastAsia="Aptos" w:cs="Arial" w:eastAsiaTheme="minorHAnsi"/>
          <w:szCs w:val="22"/>
          <w:lang w:val="en-GB" w:eastAsia="en-US" w:bidi="ar-SA"/>
        </w:rPr>
      </w:pPr>
      <w:r>
        <w:rPr>
          <w:rFonts w:eastAsia="Aptos" w:cs="Arial" w:ascii="Arial" w:hAnsi="Arial" w:eastAsiaTheme="minorHAnsi"/>
          <w:b/>
          <w:szCs w:val="22"/>
          <w:u w:val="single"/>
          <w:lang w:val="en-GB" w:eastAsia="en-US" w:bidi="ar-SA"/>
        </w:rPr>
        <w:t>Keywords:</w:t>
      </w:r>
      <w:r>
        <w:rPr>
          <w:rFonts w:eastAsia="Aptos" w:cs="Arial" w:ascii="Arial" w:hAnsi="Arial" w:eastAsiaTheme="minorHAnsi"/>
          <w:szCs w:val="22"/>
          <w:lang w:val="en-GB" w:eastAsia="en-US" w:bidi="ar-SA"/>
        </w:rPr>
        <w:t xml:space="preserve"> pancreatic ductal adenocarcinoma, tumoral microbiome, contamination, negative controls, 16S rRNA sequencing, benchmarking, Oxford Nanopore Technologies, ONT</w:t>
      </w:r>
    </w:p>
    <w:p>
      <w:pPr>
        <w:pStyle w:val="NoSpacing"/>
        <w:spacing w:lineRule="auto" w:line="360" w:before="240" w:after="240"/>
        <w:ind w:right="-357"/>
        <w:jc w:val="both"/>
        <w:rPr>
          <w:rFonts w:ascii="Arial" w:hAnsi="Arial" w:cs="Arial"/>
          <w:szCs w:val="22"/>
          <w:lang w:val="en-GB"/>
        </w:rPr>
      </w:pPr>
      <w:r>
        <w:rPr>
          <w:rFonts w:eastAsia="Aptos" w:cs="Arial" w:ascii="Arial" w:hAnsi="Arial" w:eastAsiaTheme="minorHAnsi"/>
          <w:b/>
          <w:szCs w:val="22"/>
          <w:u w:val="single"/>
          <w:lang w:val="en-GB" w:eastAsia="en-US" w:bidi="ar-SA"/>
        </w:rPr>
        <w:t>Funding:</w:t>
      </w:r>
      <w:r>
        <w:rPr>
          <w:rFonts w:eastAsia="Aptos" w:cs="Arial" w:ascii="Arial" w:hAnsi="Arial" w:eastAsiaTheme="minorHAnsi"/>
          <w:szCs w:val="22"/>
          <w:lang w:val="en-GB" w:eastAsia="en-US" w:bidi="ar-SA"/>
        </w:rPr>
        <w:t xml:space="preserve"> </w:t>
      </w:r>
      <w:r>
        <w:rPr>
          <w:rFonts w:cs="Arial" w:ascii="Arial" w:hAnsi="Arial"/>
          <w:szCs w:val="22"/>
          <w:lang w:val="en-GB"/>
        </w:rPr>
        <w:t>All sequencing costs were covered by intramural funding of University Medical Center Goettingen, Forschungsförderungsprogramm 2021 – Startförderung Klinische Studien.</w:t>
      </w:r>
    </w:p>
    <w:p>
      <w:pPr>
        <w:pStyle w:val="NoSpacing"/>
        <w:spacing w:lineRule="auto" w:line="360" w:before="240" w:after="240"/>
        <w:ind w:right="-357"/>
        <w:jc w:val="both"/>
        <w:rPr>
          <w:rFonts w:ascii="Arial" w:hAnsi="Arial" w:cs="Arial"/>
          <w:szCs w:val="22"/>
          <w:lang w:val="en-GB"/>
        </w:rPr>
      </w:pPr>
      <w:r>
        <w:rPr>
          <w:rFonts w:cs="Arial" w:ascii="Arial" w:hAnsi="Arial"/>
          <w:b/>
          <w:szCs w:val="22"/>
          <w:u w:val="single"/>
          <w:lang w:val="en-GB"/>
        </w:rPr>
        <w:t>Competing interests</w:t>
      </w:r>
      <w:r>
        <w:rPr>
          <w:rFonts w:cs="Arial" w:ascii="Arial" w:hAnsi="Arial"/>
          <w:szCs w:val="22"/>
          <w:lang w:val="en-GB"/>
        </w:rPr>
        <w:t>: All authors report no competing interests.</w:t>
      </w:r>
    </w:p>
    <w:p>
      <w:pPr>
        <w:pStyle w:val="NoSpacing"/>
        <w:spacing w:lineRule="auto" w:line="360" w:before="240" w:after="240"/>
        <w:ind w:right="-357"/>
        <w:jc w:val="both"/>
        <w:rPr>
          <w:rFonts w:ascii="Arial" w:hAnsi="Arial" w:cs="Arial"/>
          <w:szCs w:val="22"/>
          <w:lang w:val="en-GB"/>
        </w:rPr>
      </w:pPr>
      <w:r>
        <w:rPr>
          <w:rFonts w:eastAsia="Aptos" w:cs="Arial" w:ascii="Arial" w:hAnsi="Arial" w:eastAsiaTheme="minorHAnsi"/>
          <w:b/>
          <w:szCs w:val="22"/>
          <w:u w:val="single"/>
          <w:lang w:val="en-GB" w:eastAsia="en-US" w:bidi="ar-SA"/>
        </w:rPr>
        <w:t>Data availability:</w:t>
      </w:r>
      <w:r>
        <w:rPr>
          <w:rFonts w:cs="Arial" w:ascii="Arial" w:hAnsi="Arial"/>
          <w:szCs w:val="22"/>
          <w:lang w:val="en-GB"/>
        </w:rPr>
        <w:t xml:space="preserve"> </w:t>
      </w:r>
      <w:r>
        <w:rPr>
          <w:rFonts w:cs="Arial" w:ascii="Arial" w:hAnsi="Arial"/>
          <w:szCs w:val="22"/>
          <w:highlight w:val="yellow"/>
        </w:rPr>
        <w:t>Data are available in a public, open access repository</w:t>
      </w:r>
      <w:r>
        <w:rPr>
          <w:rFonts w:cs="Arial" w:ascii="Arial" w:hAnsi="Arial"/>
          <w:szCs w:val="22"/>
          <w:highlight w:val="yellow"/>
          <w:lang w:val="en-GB"/>
        </w:rPr>
        <w:t>.</w:t>
      </w:r>
      <w:r>
        <w:rPr>
          <w:rFonts w:cs="Arial" w:ascii="Arial" w:hAnsi="Arial"/>
          <w:szCs w:val="22"/>
          <w:lang w:val="en-GB"/>
        </w:rPr>
        <w:t xml:space="preserve"> </w:t>
      </w:r>
    </w:p>
    <w:p>
      <w:pPr>
        <w:pStyle w:val="Normal"/>
        <w:spacing w:before="0" w:after="0"/>
        <w:rPr>
          <w:rFonts w:ascii="Arial" w:hAnsi="Arial" w:eastAsia="" w:cs="Arial" w:eastAsiaTheme="minorEastAsia"/>
          <w:sz w:val="22"/>
          <w:szCs w:val="22"/>
          <w:lang w:val="en-GB" w:eastAsia="ko-KR" w:bidi="bn-BD"/>
        </w:rPr>
      </w:pPr>
      <w:r>
        <w:rPr>
          <w:rFonts w:eastAsia="" w:cs="Arial" w:eastAsiaTheme="minorEastAsia" w:ascii="Arial" w:hAnsi="Arial"/>
          <w:sz w:val="22"/>
          <w:szCs w:val="22"/>
          <w:lang w:val="en-GB" w:eastAsia="ko-KR" w:bidi="bn-BD"/>
        </w:rPr>
      </w:r>
      <w:r>
        <w:br w:type="page"/>
      </w:r>
    </w:p>
    <w:p>
      <w:pPr>
        <w:pStyle w:val="Heading2"/>
        <w:rPr>
          <w:rFonts w:ascii="Arial" w:hAnsi="Arial" w:cs="Arial"/>
        </w:rPr>
      </w:pPr>
      <w:r>
        <w:rPr>
          <w:rFonts w:cs="Arial" w:ascii="Arial" w:hAnsi="Arial"/>
        </w:rPr>
        <w:t>Abstract</w:t>
      </w:r>
    </w:p>
    <w:p>
      <w:pPr>
        <w:pStyle w:val="FirstParagraph"/>
        <w:spacing w:lineRule="auto" w:line="480"/>
        <w:jc w:val="both"/>
        <w:rPr>
          <w:rFonts w:ascii="Arial" w:hAnsi="Arial" w:cs="Arial"/>
        </w:rPr>
      </w:pPr>
      <w:r>
        <w:rPr>
          <w:rFonts w:cs="Arial" w:ascii="Arial" w:hAnsi="Arial"/>
          <w:b/>
          <w:bCs/>
        </w:rPr>
        <w:t>Background</w:t>
      </w:r>
      <w:r>
        <w:rPr>
          <w:rFonts w:cs="Arial" w:ascii="Arial" w:hAnsi="Arial"/>
        </w:rPr>
        <w:t>: Pancreatic ductal adenocarcinoma (PDAC) harbors a distinct intratumoral microbiome. Yet rigorous characterization of its composition is hampered by pervasive environmental and procedural contamination.  Sources of contamination have not been thoroughly explored, and the methods of contamination removal have not been sufficiently evaluated in a benchmarking manner.</w:t>
      </w:r>
    </w:p>
    <w:p>
      <w:pPr>
        <w:pStyle w:val="BodyText"/>
        <w:spacing w:lineRule="auto" w:line="480"/>
        <w:jc w:val="both"/>
        <w:rPr>
          <w:rFonts w:ascii="Arial" w:hAnsi="Arial" w:cs="Arial"/>
        </w:rPr>
      </w:pPr>
      <w:r>
        <w:rPr>
          <w:rFonts w:cs="Arial" w:ascii="Arial" w:hAnsi="Arial"/>
          <w:b/>
          <w:bCs/>
        </w:rPr>
        <w:t>Methods</w:t>
      </w:r>
      <w:r>
        <w:rPr>
          <w:rFonts w:cs="Arial" w:ascii="Arial" w:hAnsi="Arial"/>
        </w:rPr>
        <w:t>: We systematically collected more than 200 negative control (NCT) samples comprising paraffin from formalin-fixed paraffin-embedded samples, lysis buffer, and sterile water, over period of four years processed by different laboratory persons (LP). All samples were sequenced using the whole 16S rRNA gene sequencing with Oxford-Nanopore Technologies. We benchmarked four decontamination methods (Restrictive filtering, Decontam, SCRuB, and the Nejman-derived (Nj) pipeline) against fresh-frozen PDAC samples from tumor-bearing mice, using above NCT survey to calculate a composite score for the assessment. Further, we validated those methods via technical replicas.</w:t>
      </w:r>
    </w:p>
    <w:p>
      <w:pPr>
        <w:pStyle w:val="BodyText"/>
        <w:spacing w:lineRule="auto" w:line="480"/>
        <w:jc w:val="both"/>
        <w:rPr>
          <w:rFonts w:ascii="Arial" w:hAnsi="Arial" w:cs="Arial"/>
        </w:rPr>
      </w:pPr>
      <w:r>
        <w:rPr>
          <w:rFonts w:cs="Arial" w:ascii="Arial" w:hAnsi="Arial"/>
          <w:b/>
          <w:bCs/>
        </w:rPr>
        <w:t>Results</w:t>
      </w:r>
      <w:r>
        <w:rPr>
          <w:rFonts w:cs="Arial" w:ascii="Arial" w:hAnsi="Arial"/>
        </w:rPr>
        <w:t xml:space="preserve">: Microbial profiles of NCT samples were significantly determined by control type, LP, year, and season, reflecting complex batch effects. The 20 most abundant contaminant taxa spanned well-characterized environmental genera (e.g., </w:t>
      </w:r>
      <w:r>
        <w:rPr>
          <w:rFonts w:cs="Arial" w:ascii="Arial" w:hAnsi="Arial"/>
          <w:i/>
          <w:iCs/>
        </w:rPr>
        <w:t>Sphingomonas</w:t>
      </w:r>
      <w:r>
        <w:rPr>
          <w:rFonts w:cs="Arial" w:ascii="Arial" w:hAnsi="Arial"/>
        </w:rPr>
        <w:t xml:space="preserve">) and human commensals from oral cavity (e.g., </w:t>
      </w:r>
      <w:r>
        <w:rPr>
          <w:rFonts w:cs="Arial" w:ascii="Arial" w:hAnsi="Arial"/>
          <w:i/>
          <w:iCs/>
        </w:rPr>
        <w:t>Veillonella, Streptococcus</w:t>
      </w:r>
      <w:r>
        <w:rPr>
          <w:rFonts w:cs="Arial" w:ascii="Arial" w:hAnsi="Arial"/>
        </w:rPr>
        <w:t>). The LP processing samples left a significant microbial trace contributing to the batch effect. Decontamination benchmarking demonstrated that the Nj method consistently outperformed alternatives in both composite score and inter-replicate concordance. Application of Nj to fresh frozen PDAC samples substantially reduced contaminant burden while preserving putative tumor-associated signals.</w:t>
      </w:r>
    </w:p>
    <w:p>
      <w:pPr>
        <w:pStyle w:val="BodyText"/>
        <w:spacing w:lineRule="auto" w:line="480"/>
        <w:jc w:val="both"/>
        <w:rPr>
          <w:rFonts w:ascii="Arial" w:hAnsi="Arial" w:cs="Arial"/>
        </w:rPr>
      </w:pPr>
      <w:r>
        <w:rPr>
          <w:rFonts w:cs="Arial" w:ascii="Arial" w:hAnsi="Arial"/>
          <w:b/>
          <w:bCs/>
        </w:rPr>
        <w:t>Conclusions</w:t>
      </w:r>
      <w:r>
        <w:rPr>
          <w:rFonts w:cs="Arial" w:ascii="Arial" w:hAnsi="Arial"/>
        </w:rPr>
        <w:t>: Our results support the adoption of the Nj decontamination approach for future intratumoral microbiome studies in PDAC and provide a reliable, batch effect reducing strategy for low-biomass whole 16S rRNA gene sequencing studies.</w:t>
      </w:r>
    </w:p>
    <w:p>
      <w:pPr>
        <w:pStyle w:val="Heading2"/>
        <w:rPr>
          <w:rFonts w:ascii="Arial" w:hAnsi="Arial" w:cs="Arial"/>
        </w:rPr>
      </w:pPr>
      <w:r>
        <w:rPr>
          <w:rFonts w:cs="Arial" w:ascii="Arial" w:hAnsi="Arial"/>
        </w:rPr>
        <w:t>Introduction</w:t>
      </w:r>
    </w:p>
    <w:p>
      <w:pPr>
        <w:pStyle w:val="Normal"/>
        <w:rPr>
          <w:rFonts w:ascii="Arial" w:hAnsi="Arial" w:cs="Arial"/>
        </w:rPr>
      </w:pPr>
      <w:r>
        <w:rPr/>
        <mc:AlternateContent>
          <mc:Choice Requires="wps">
            <w:drawing>
              <wp:inline distT="0" distB="0" distL="0" distR="0">
                <wp:extent cx="5943600" cy="19050"/>
                <wp:effectExtent l="114300" t="0" r="114300" b="0"/>
                <wp:docPr id="1" name="Rechteck 1"/>
                <a:graphic xmlns:a="http://schemas.openxmlformats.org/drawingml/2006/main">
                  <a:graphicData uri="http://schemas.microsoft.com/office/word/2010/wordprocessingShape">
                    <wps:wsp>
                      <wps:cNvSpPr/>
                      <wps:nvSpPr>
                        <wps:cNvPr id="2" name="Rechteck 1"/>
                        <wps:cNvSpPr/>
                      </wps: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id="shape_0" ID="Rechteck 1" fillcolor="white" stroked="t" o:allowincell="f" style="position:absolute;margin-left:0pt;margin-top:-1.55pt;width:467.95pt;height:1.45pt;mso-wrap-style:none;v-text-anchor:middle;mso-position-vertical:top">
                <v:fill o:detectmouseclick="t" type="solid" color2="black"/>
                <v:stroke color="black" joinstyle="round" endcap="flat"/>
                <w10:wrap type="none"/>
              </v:rect>
            </w:pict>
          </mc:Fallback>
        </mc:AlternateContent>
      </w:r>
    </w:p>
    <w:p>
      <w:pPr>
        <w:pStyle w:val="FirstParagraph"/>
        <w:spacing w:lineRule="auto" w:line="480"/>
        <w:jc w:val="both"/>
        <w:rPr>
          <w:rFonts w:ascii="Arial" w:hAnsi="Arial" w:cs="Arial"/>
        </w:rPr>
      </w:pPr>
      <w:r>
        <w:rPr>
          <w:rFonts w:cs="Arial" w:ascii="Arial" w:hAnsi="Arial"/>
        </w:rPr>
        <w:t>The intratumoral microbiome has emerged as a potentially important component of the tumor microenvironment, influencing immune evasion, drug metabolism, and clinical outcomes across multiple cancer types [citations]. To this end, the microbiome is recently considered as one hallmark of ca</w:t>
      </w:r>
      <w:commentRangeStart w:id="0"/>
      <w:r>
        <w:rPr>
          <w:rFonts w:cs="Arial" w:ascii="Arial" w:hAnsi="Arial"/>
        </w:rPr>
        <w:t>ncer</w:t>
      </w:r>
      <w:r>
        <w:rPr>
          <w:rFonts w:cs="Arial" w:ascii="Arial" w:hAnsi="Arial"/>
        </w:rPr>
      </w:r>
      <w:commentRangeEnd w:id="0"/>
      <w:r>
        <w:commentReference w:id="0"/>
      </w:r>
      <w:r>
        <w:rPr>
          <w:rFonts w:cs="Arial" w:ascii="Arial" w:hAnsi="Arial"/>
        </w:rPr>
        <w:t>. In pancreatic ductal adenocarcinoma (PDAC), one of the most lethal malignancies, recent studies have reported the presence of distinct intracellular bacterial communities that may contribute to disease pathogenesis and immunosuppression [</w:t>
      </w:r>
      <w:commentRangeStart w:id="1"/>
      <w:r>
        <w:rPr>
          <w:rFonts w:cs="Arial" w:ascii="Arial" w:hAnsi="Arial"/>
        </w:rPr>
        <w:t>citations</w:t>
      </w:r>
      <w:r>
        <w:rPr>
          <w:rFonts w:cs="Arial" w:ascii="Arial" w:hAnsi="Arial"/>
        </w:rPr>
      </w:r>
      <w:commentRangeEnd w:id="1"/>
      <w:r>
        <w:commentReference w:id="1"/>
      </w:r>
      <w:r>
        <w:rPr>
          <w:rFonts w:cs="Arial" w:ascii="Arial" w:hAnsi="Arial"/>
        </w:rPr>
        <w:t xml:space="preserve">]. However, a fundamental challenge in tumoral microbiome research is distinguishing genuine tumor resident microorganisms from environmental contaminants introduced during sample collection, processing, and sequencing. Low biomass specimens such as tumor samples are particularly vulnerable to contamination, as trace microbial </w:t>
      </w:r>
      <w:commentRangeStart w:id="2"/>
      <w:r>
        <w:rPr>
          <w:rFonts w:cs="Arial" w:ascii="Arial" w:hAnsi="Arial"/>
        </w:rPr>
        <w:t>DNA from reagents, laboratory surfaces, and personnel can overwhelm endogenous taxa</w:t>
      </w:r>
      <w:r>
        <w:rPr>
          <w:rFonts w:cs="Arial" w:ascii="Arial" w:hAnsi="Arial"/>
        </w:rPr>
      </w:r>
      <w:commentRangeEnd w:id="2"/>
      <w:r>
        <w:commentReference w:id="2"/>
      </w:r>
      <w:r>
        <w:rPr>
          <w:rFonts w:cs="Arial" w:ascii="Arial" w:hAnsi="Arial"/>
        </w:rPr>
        <w:t xml:space="preserve">. Prominent environmental taxa such as </w:t>
      </w:r>
      <w:r>
        <w:rPr>
          <w:rFonts w:cs="Arial" w:ascii="Arial" w:hAnsi="Arial"/>
          <w:bCs/>
          <w:i/>
        </w:rPr>
        <w:t>Sphingomonas</w:t>
      </w:r>
      <w:r>
        <w:rPr>
          <w:rFonts w:cs="Arial" w:ascii="Arial" w:hAnsi="Arial"/>
          <w:bCs/>
        </w:rPr>
        <w:t xml:space="preserve">, </w:t>
      </w:r>
      <w:r>
        <w:rPr>
          <w:rFonts w:cs="Arial" w:ascii="Arial" w:hAnsi="Arial"/>
          <w:bCs/>
          <w:i/>
        </w:rPr>
        <w:t>Ralstonia</w:t>
      </w:r>
      <w:r>
        <w:rPr>
          <w:rFonts w:cs="Arial" w:ascii="Arial" w:hAnsi="Arial"/>
          <w:bCs/>
        </w:rPr>
        <w:t xml:space="preserve">, and </w:t>
      </w:r>
      <w:r>
        <w:rPr>
          <w:rFonts w:cs="Arial" w:ascii="Arial" w:hAnsi="Arial"/>
          <w:bCs/>
          <w:i/>
        </w:rPr>
        <w:t>Pseudomonas</w:t>
      </w:r>
      <w:r>
        <w:rPr>
          <w:rFonts w:cs="Arial" w:ascii="Arial" w:hAnsi="Arial"/>
        </w:rPr>
        <w:t xml:space="preserve"> are routinely detected in negative controls and have been reported as dominant species in tumor microbiome studies that lack rigorous decontamination (4, 5).</w:t>
      </w:r>
    </w:p>
    <w:p>
      <w:pPr>
        <w:pStyle w:val="BodyText"/>
        <w:spacing w:lineRule="auto" w:line="480"/>
        <w:jc w:val="both"/>
        <w:rPr>
          <w:rFonts w:ascii="Arial" w:hAnsi="Arial" w:cs="Arial"/>
        </w:rPr>
      </w:pPr>
      <w:bookmarkStart w:id="1" w:name="introduction"/>
      <w:r>
        <w:rPr>
          <w:rFonts w:cs="Arial" w:ascii="Arial" w:hAnsi="Arial"/>
        </w:rPr>
        <w:t>Several computational decontamination approaches have been proposed to address this problem, including Decontam (6), SCRuB (2), and the strategy employed by Nejman et al. (7) (Nj). These methods differ in their statistical assumptions, required inputs, and aggressiveness of taxon removal. Nevertheless, a systematic, empirical comparison of their performance in the context of PDAC tumor microbiome profiling has been lacking. Here, we present a benchmarking framework that leverages a longitudinal collection of negative control (NCT) samples acquired across wet lab processing steps, combined with technical replicates of PDAC tissue samples. We evaluate four decontamination strategies using a novel composite score, balancing taxon yield and purity relative to the NCT-derived contaminant profile, and validate findings using inter-replicate Aitchison distances. This work provides practical guidance for microbiome researchers seeking to generate reliable intratumoral microbial profiles from low-biomass PDAC specimens.</w:t>
      </w:r>
      <w:bookmarkEnd w:id="1"/>
    </w:p>
    <w:p>
      <w:pPr>
        <w:pStyle w:val="Heading2"/>
        <w:rPr>
          <w:rFonts w:ascii="Arial" w:hAnsi="Arial" w:cs="Arial"/>
        </w:rPr>
      </w:pPr>
      <w:bookmarkStart w:id="2" w:name="results"/>
      <w:r>
        <w:rPr>
          <w:rFonts w:cs="Arial" w:ascii="Arial" w:hAnsi="Arial"/>
        </w:rPr>
        <w:t>Results</w:t>
      </w:r>
    </w:p>
    <w:p>
      <w:pPr>
        <w:pStyle w:val="Heading3"/>
        <w:rPr>
          <w:rFonts w:ascii="Arial" w:hAnsi="Arial" w:cs="Arial"/>
        </w:rPr>
      </w:pPr>
      <w:r>
        <w:rPr>
          <w:rFonts w:cs="Arial" w:ascii="Arial" w:hAnsi="Arial"/>
        </w:rPr>
        <w:t>1. Contamination Survey in the Laboratory</w:t>
      </w:r>
    </w:p>
    <w:p>
      <w:pPr>
        <w:pStyle w:val="Heading4"/>
        <w:rPr>
          <w:rFonts w:ascii="Arial" w:hAnsi="Arial" w:cs="Arial"/>
        </w:rPr>
      </w:pPr>
      <w:r>
        <w:rPr>
          <w:rFonts w:cs="Arial" w:ascii="Arial" w:hAnsi="Arial"/>
        </w:rPr>
        <w:t>1.1 Negative Control Samples Collection</w:t>
      </w:r>
    </w:p>
    <w:p>
      <w:pPr>
        <w:pStyle w:val="FirstParagraph"/>
        <w:spacing w:lineRule="auto" w:line="480"/>
        <w:jc w:val="both"/>
        <w:rPr>
          <w:rFonts w:ascii="Arial" w:hAnsi="Arial" w:cs="Arial"/>
        </w:rPr>
      </w:pPr>
      <w:bookmarkStart w:id="3" w:name="negative-control-samples-collection"/>
      <w:r>
        <w:rPr>
          <w:rFonts w:cs="Arial" w:ascii="Arial" w:hAnsi="Arial"/>
        </w:rPr>
        <w:t>To comprehensively characterize the contaminant landscape, we collected NCT samples at each stage of the wet-lab processing pipeline (</w:t>
      </w:r>
      <w:commentRangeStart w:id="3"/>
      <w:r>
        <w:rPr>
          <w:rFonts w:cs="Arial" w:ascii="Arial" w:hAnsi="Arial"/>
        </w:rPr>
        <w:t>Fig. 1.</w:t>
      </w:r>
      <w:ins w:id="0" w:author="Unknown Author" w:date="2026-05-29T09:51:12Z">
        <w:r>
          <w:rPr>
            <w:rFonts w:cs="Arial" w:ascii="Arial" w:hAnsi="Arial"/>
          </w:rPr>
          <w:t>A</w:t>
        </w:r>
      </w:ins>
      <w:ins w:id="1" w:author="Unknown Author" w:date="2026-05-29T10:14:32Z">
        <w:r>
          <w:rPr>
            <w:rFonts w:cs="Arial" w:ascii="Arial" w:hAnsi="Arial"/>
          </w:rPr>
          <w:t xml:space="preserve">, </w:t>
        </w:r>
      </w:ins>
      <w:ins w:id="2" w:author="Unknown Author" w:date="2026-05-29T10:14:32Z">
        <w:r>
          <w:rPr>
            <w:rFonts w:cs="Arial" w:ascii="Arial" w:hAnsi="Arial"/>
          </w:rPr>
          <w:t>upper panel</w:t>
        </w:r>
      </w:ins>
      <w:del w:id="3" w:author="Unknown Author" w:date="2026-05-29T09:51:20Z">
        <w:r>
          <w:rPr>
            <w:rFonts w:cs="Arial" w:ascii="Arial" w:hAnsi="Arial"/>
          </w:rPr>
          <w:delText>1, upper panel</w:delText>
        </w:r>
      </w:del>
      <w:r>
        <w:rPr>
          <w:rFonts w:cs="Arial" w:ascii="Arial" w:hAnsi="Arial"/>
        </w:rPr>
      </w:r>
      <w:commentRangeEnd w:id="3"/>
      <w:r>
        <w:commentReference w:id="3"/>
      </w:r>
      <w:r>
        <w:rPr>
          <w:rFonts w:cs="Arial" w:ascii="Arial" w:hAnsi="Arial"/>
        </w:rPr>
        <w:t xml:space="preserve">), including </w:t>
      </w:r>
      <w:ins w:id="4" w:author="Unknown Author" w:date="2026-05-29T09:14:22Z">
        <w:r>
          <w:rPr>
            <w:rFonts w:cs="Arial" w:ascii="Arial" w:hAnsi="Arial"/>
          </w:rPr>
          <w:t>78</w:t>
        </w:r>
      </w:ins>
      <w:del w:id="5" w:author="Unknown Author" w:date="2026-05-29T09:14:20Z">
        <w:r>
          <w:rPr>
            <w:rFonts w:cs="Arial" w:ascii="Arial" w:hAnsi="Arial"/>
          </w:rPr>
          <w:delText>93</w:delText>
        </w:r>
      </w:del>
      <w:r>
        <w:rPr>
          <w:rFonts w:cs="Arial" w:ascii="Arial" w:hAnsi="Arial"/>
        </w:rPr>
        <w:t xml:space="preserve"> blank paraffin scratches (paraffin controls), </w:t>
      </w:r>
      <w:ins w:id="6" w:author="Unknown Author" w:date="2026-05-29T09:14:43Z">
        <w:r>
          <w:rPr>
            <w:rFonts w:cs="Arial" w:ascii="Arial" w:hAnsi="Arial"/>
          </w:rPr>
          <w:t>207</w:t>
        </w:r>
      </w:ins>
      <w:del w:id="7" w:author="Unknown Author" w:date="2026-05-29T09:14:41Z">
        <w:r>
          <w:rPr>
            <w:rFonts w:cs="Arial" w:ascii="Arial" w:hAnsi="Arial"/>
          </w:rPr>
          <w:delText>133</w:delText>
        </w:r>
      </w:del>
      <w:r>
        <w:rPr>
          <w:rFonts w:cs="Arial" w:ascii="Arial" w:hAnsi="Arial"/>
        </w:rPr>
        <w:t xml:space="preserve"> lysis buffer controls (buffer), and </w:t>
      </w:r>
      <w:ins w:id="8" w:author="Unknown Author" w:date="2026-05-29T09:16:49Z">
        <w:r>
          <w:rPr>
            <w:rFonts w:cs="Arial" w:ascii="Arial" w:hAnsi="Arial"/>
          </w:rPr>
          <w:t>52</w:t>
        </w:r>
      </w:ins>
      <w:del w:id="9" w:author="Unknown Author" w:date="2026-05-29T09:16:47Z">
        <w:r>
          <w:rPr>
            <w:rFonts w:cs="Arial" w:ascii="Arial" w:hAnsi="Arial"/>
          </w:rPr>
          <w:delText>11</w:delText>
        </w:r>
      </w:del>
      <w:del w:id="10" w:author="Unknown Author" w:date="2026-05-29T09:16:40Z">
        <w:r>
          <w:rPr>
            <w:rFonts w:cs="Arial" w:ascii="Arial" w:hAnsi="Arial"/>
          </w:rPr>
          <w:commentReference w:id="4"/>
        </w:r>
      </w:del>
      <w:r>
        <w:rPr>
          <w:rFonts w:cs="Arial" w:ascii="Arial" w:hAnsi="Arial"/>
        </w:rPr>
        <w:t xml:space="preserve"> sterile water samples used for diluting PCR-reactions (PCR controls)</w:t>
      </w:r>
      <w:commentRangeStart w:id="6"/>
      <w:commentRangeStart w:id="7"/>
      <w:r>
        <w:rPr>
          <w:rFonts w:cs="Arial" w:ascii="Arial" w:hAnsi="Arial"/>
        </w:rPr>
        <w:commentReference w:id="5"/>
      </w:r>
      <w:r>
        <w:rPr>
          <w:rFonts w:cs="Arial" w:ascii="Arial" w:hAnsi="Arial"/>
        </w:rPr>
      </w:r>
      <w:commentRangeEnd w:id="7"/>
      <w:r>
        <w:commentReference w:id="7"/>
      </w:r>
      <w:r>
        <w:rPr>
          <w:rFonts w:cs="Arial" w:ascii="Arial" w:hAnsi="Arial"/>
        </w:rPr>
      </w:r>
      <w:commentRangeEnd w:id="6"/>
      <w:r>
        <w:commentReference w:id="6"/>
      </w:r>
      <w:r>
        <w:rPr>
          <w:rFonts w:cs="Arial" w:ascii="Arial" w:hAnsi="Arial"/>
        </w:rPr>
        <w:t>, yielding an initial pool of 6,</w:t>
      </w:r>
      <w:ins w:id="11" w:author="Unknown Author" w:date="2026-05-29T09:17:06Z">
        <w:r>
          <w:rPr>
            <w:rFonts w:cs="Arial" w:ascii="Arial" w:hAnsi="Arial"/>
          </w:rPr>
          <w:t>017</w:t>
        </w:r>
      </w:ins>
      <w:del w:id="12" w:author="Unknown Author" w:date="2026-05-29T09:17:03Z">
        <w:r>
          <w:rPr>
            <w:rFonts w:cs="Arial" w:ascii="Arial" w:hAnsi="Arial"/>
          </w:rPr>
          <w:delText>128</w:delText>
        </w:r>
      </w:del>
      <w:r>
        <w:rPr>
          <w:rFonts w:cs="Arial" w:ascii="Arial" w:hAnsi="Arial"/>
        </w:rPr>
        <w:t xml:space="preserve"> taxa</w:t>
      </w:r>
      <w:del w:id="13" w:author="Unknown Author" w:date="2026-05-29T09:20:00Z">
        <w:r>
          <w:rPr>
            <w:rFonts w:cs="Arial" w:ascii="Arial" w:hAnsi="Arial"/>
          </w:rPr>
          <w:delText>.</w:delText>
        </w:r>
      </w:del>
      <w:r>
        <w:rPr>
          <w:rFonts w:cs="Arial" w:ascii="Arial" w:hAnsi="Arial"/>
        </w:rPr>
        <w:t>.</w:t>
      </w:r>
      <w:del w:id="14" w:author="Unknown Author" w:date="2026-05-29T09:20:21Z">
        <w:r>
          <w:rPr>
            <w:rFonts w:cs="Arial" w:ascii="Arial" w:hAnsi="Arial"/>
          </w:rPr>
          <w:delText xml:space="preserve"> Taxa with extremely low prevalence or abundance were removed (See Methods section</w:delText>
        </w:r>
      </w:del>
      <w:del w:id="15" w:author="Unknown Author" w:date="2026-05-29T09:20:21Z">
        <w:r>
          <w:rPr>
            <w:rFonts w:cs="Arial" w:ascii="Arial" w:hAnsi="Arial"/>
          </w:rPr>
          <w:commentReference w:id="8"/>
        </w:r>
      </w:del>
      <w:del w:id="16" w:author="Unknown Author" w:date="2026-05-29T09:20:21Z">
        <w:r>
          <w:rPr>
            <w:rFonts w:cs="Arial" w:ascii="Arial" w:hAnsi="Arial"/>
          </w:rPr>
          <w:delText>),</w:delText>
        </w:r>
      </w:del>
      <w:ins w:id="17" w:author="Unknown Author" w:date="2026-05-29T09:20:28Z">
        <w:r>
          <w:rPr>
            <w:rFonts w:cs="Arial" w:ascii="Arial" w:hAnsi="Arial"/>
          </w:rPr>
          <w:t xml:space="preserve"> </w:t>
        </w:r>
      </w:ins>
      <w:ins w:id="18" w:author="Unknown Author" w:date="2026-05-29T09:20:28Z">
        <w:r>
          <w:rPr>
            <w:rFonts w:cs="Arial" w:ascii="Arial" w:hAnsi="Arial"/>
          </w:rPr>
          <w:t xml:space="preserve">To reduce the noise, </w:t>
        </w:r>
      </w:ins>
      <w:ins w:id="19" w:author="Unknown Author" w:date="2026-05-29T09:22:25Z">
        <w:r>
          <w:rPr>
            <w:rFonts w:cs="Arial" w:ascii="Arial" w:hAnsi="Arial"/>
          </w:rPr>
          <w:t>we applied the following filtering</w:t>
        </w:r>
      </w:ins>
      <w:ins w:id="20" w:author="Unknown Author" w:date="2026-05-29T09:23:47Z">
        <w:r>
          <w:rPr>
            <w:rFonts w:cs="Arial" w:ascii="Arial" w:hAnsi="Arial"/>
          </w:rPr>
          <w:t xml:space="preserve">: </w:t>
        </w:r>
      </w:ins>
      <w:ins w:id="21" w:author="Unknown Author" w:date="2026-05-29T09:23:47Z">
        <w:r>
          <w:rPr>
            <w:rFonts w:cs="Arial" w:ascii="Arial" w:hAnsi="Arial"/>
          </w:rPr>
          <w:t xml:space="preserve">i) samples whose read number are less than 500 were removed from further analyses; ii) </w:t>
        </w:r>
      </w:ins>
      <w:ins w:id="22" w:author="Unknown Author" w:date="2026-05-29T09:23:47Z">
        <w:r>
          <w:rPr>
            <w:rFonts w:cs="Arial" w:ascii="Arial" w:hAnsi="Arial"/>
          </w:rPr>
          <w:t>to eliminate extremely rare</w:t>
        </w:r>
      </w:ins>
      <w:ins w:id="23" w:author="Unknown Author" w:date="2026-05-29T09:23:47Z">
        <w:r>
          <w:rPr>
            <w:rFonts w:cs="Arial" w:ascii="Arial" w:hAnsi="Arial"/>
          </w:rPr>
          <w:t xml:space="preserve"> </w:t>
        </w:r>
      </w:ins>
      <w:ins w:id="24" w:author="Unknown Author" w:date="2026-05-29T09:23:47Z">
        <w:r>
          <w:rPr>
            <w:rFonts w:cs="Arial" w:ascii="Arial" w:hAnsi="Arial"/>
          </w:rPr>
          <w:t>taxa: prevalence detection threshold for each taxa is 2 reads, taxa must happen in at least one sample, and the total abundance of taxa is at least 1e-6, or 19 reads in our setting.</w:t>
        </w:r>
      </w:ins>
      <w:ins w:id="25" w:author="Unknown Author" w:date="2026-05-29T09:52:00Z">
        <w:r>
          <w:rPr>
            <w:rFonts w:cs="Arial" w:ascii="Arial" w:hAnsi="Arial"/>
          </w:rPr>
          <w:t xml:space="preserve"> </w:t>
        </w:r>
      </w:ins>
      <w:del w:id="26" w:author="Unknown Author" w:date="2026-05-29T09:42:35Z">
        <w:r>
          <w:rPr>
            <w:rFonts w:cs="Arial" w:ascii="Arial" w:hAnsi="Arial"/>
          </w:rPr>
          <w:delText xml:space="preserve"> and</w:delText>
        </w:r>
      </w:del>
      <w:ins w:id="27" w:author="Unknown Author" w:date="2026-05-29T09:42:41Z">
        <w:r>
          <w:rPr>
            <w:rFonts w:cs="Arial" w:ascii="Arial" w:hAnsi="Arial"/>
          </w:rPr>
          <w:t>The filtered</w:t>
        </w:r>
      </w:ins>
      <w:r>
        <w:rPr>
          <w:rFonts w:cs="Arial" w:ascii="Arial" w:hAnsi="Arial"/>
        </w:rPr>
        <w:t xml:space="preserve"> samples were</w:t>
      </w:r>
      <w:ins w:id="28" w:author="Unknown Author" w:date="2026-05-29T09:42:52Z">
        <w:r>
          <w:rPr>
            <w:rFonts w:cs="Arial" w:ascii="Arial" w:hAnsi="Arial"/>
          </w:rPr>
          <w:t xml:space="preserve"> </w:t>
        </w:r>
      </w:ins>
      <w:ins w:id="29" w:author="Unknown Author" w:date="2026-05-29T09:42:52Z">
        <w:r>
          <w:rPr>
            <w:rFonts w:cs="Arial" w:ascii="Arial" w:hAnsi="Arial"/>
          </w:rPr>
          <w:t>then</w:t>
        </w:r>
      </w:ins>
      <w:r>
        <w:rPr>
          <w:rFonts w:cs="Arial" w:ascii="Arial" w:hAnsi="Arial"/>
        </w:rPr>
        <w:t xml:space="preserve"> normalized via Wrench (8) or rarefaction (9). After filtering, 2</w:t>
      </w:r>
      <w:ins w:id="30" w:author="Unknown Author" w:date="2026-05-29T09:52:51Z">
        <w:r>
          <w:rPr>
            <w:rFonts w:cs="Arial" w:ascii="Arial" w:hAnsi="Arial"/>
          </w:rPr>
          <w:t>6</w:t>
        </w:r>
      </w:ins>
      <w:ins w:id="31" w:author="Unknown Author" w:date="2026-05-29T11:14:43Z">
        <w:r>
          <w:rPr>
            <w:rFonts w:cs="Arial" w:ascii="Arial" w:hAnsi="Arial"/>
          </w:rPr>
          <w:t>2</w:t>
        </w:r>
      </w:ins>
      <w:del w:id="32" w:author="Unknown Author" w:date="2026-05-29T09:52:50Z">
        <w:r>
          <w:rPr>
            <w:rFonts w:cs="Arial" w:ascii="Arial" w:hAnsi="Arial"/>
          </w:rPr>
          <w:delText>03</w:delText>
        </w:r>
      </w:del>
      <w:r>
        <w:rPr>
          <w:rFonts w:cs="Arial" w:ascii="Arial" w:hAnsi="Arial"/>
        </w:rPr>
        <w:t xml:space="preserve"> NCT samples remained: 1</w:t>
      </w:r>
      <w:ins w:id="33" w:author="Unknown Author" w:date="2026-05-29T09:53:47Z">
        <w:r>
          <w:rPr>
            <w:rFonts w:cs="Arial" w:ascii="Arial" w:hAnsi="Arial"/>
          </w:rPr>
          <w:t>67</w:t>
        </w:r>
      </w:ins>
      <w:del w:id="34" w:author="Unknown Author" w:date="2026-05-29T09:53:46Z">
        <w:r>
          <w:rPr>
            <w:rFonts w:cs="Arial" w:ascii="Arial" w:hAnsi="Arial"/>
          </w:rPr>
          <w:delText>13</w:delText>
        </w:r>
      </w:del>
      <w:r>
        <w:rPr>
          <w:rFonts w:cs="Arial" w:ascii="Arial" w:hAnsi="Arial"/>
        </w:rPr>
        <w:t xml:space="preserve"> buffer controls, </w:t>
      </w:r>
      <w:ins w:id="35" w:author="Unknown Author" w:date="2026-05-29T09:53:57Z">
        <w:r>
          <w:rPr>
            <w:rFonts w:cs="Arial" w:ascii="Arial" w:hAnsi="Arial"/>
          </w:rPr>
          <w:t>75</w:t>
        </w:r>
      </w:ins>
      <w:del w:id="36" w:author="Unknown Author" w:date="2026-05-29T09:53:56Z">
        <w:r>
          <w:rPr>
            <w:rFonts w:cs="Arial" w:ascii="Arial" w:hAnsi="Arial"/>
          </w:rPr>
          <w:delText>84</w:delText>
        </w:r>
      </w:del>
      <w:r>
        <w:rPr>
          <w:rFonts w:cs="Arial" w:ascii="Arial" w:hAnsi="Arial"/>
        </w:rPr>
        <w:t xml:space="preserve"> paraffin controls, and </w:t>
      </w:r>
      <w:ins w:id="37" w:author="Unknown Author" w:date="2026-05-29T09:54:08Z">
        <w:r>
          <w:rPr>
            <w:rFonts w:cs="Arial" w:ascii="Arial" w:hAnsi="Arial"/>
          </w:rPr>
          <w:t>20</w:t>
        </w:r>
      </w:ins>
      <w:del w:id="38" w:author="Unknown Author" w:date="2026-05-29T09:54:08Z">
        <w:r>
          <w:rPr>
            <w:rFonts w:cs="Arial" w:ascii="Arial" w:hAnsi="Arial"/>
          </w:rPr>
          <w:delText>6</w:delText>
        </w:r>
      </w:del>
      <w:r>
        <w:rPr>
          <w:rFonts w:cs="Arial" w:ascii="Arial" w:hAnsi="Arial"/>
        </w:rPr>
        <w:t xml:space="preserve"> PCR controls, encompassing </w:t>
      </w:r>
      <w:ins w:id="39" w:author="Unknown Author" w:date="2026-05-29T09:58:24Z">
        <w:r>
          <w:rPr>
            <w:rFonts w:cs="Arial" w:ascii="Arial" w:hAnsi="Arial"/>
          </w:rPr>
          <w:t>2,223</w:t>
        </w:r>
      </w:ins>
      <w:del w:id="40" w:author="Unknown Author" w:date="2026-05-29T09:54:22Z">
        <w:r>
          <w:rPr>
            <w:rFonts w:cs="Arial" w:ascii="Arial" w:hAnsi="Arial"/>
          </w:rPr>
          <w:delText>1,775</w:delText>
        </w:r>
      </w:del>
      <w:r>
        <w:rPr>
          <w:rFonts w:cs="Arial" w:ascii="Arial" w:hAnsi="Arial"/>
        </w:rPr>
        <w:t xml:space="preserve"> taxa after rarefaction and </w:t>
      </w:r>
      <w:ins w:id="41" w:author="Unknown Author" w:date="2026-05-29T09:57:46Z">
        <w:r>
          <w:rPr>
            <w:rFonts w:cs="Arial" w:ascii="Arial" w:hAnsi="Arial"/>
          </w:rPr>
          <w:t>3,028</w:t>
        </w:r>
      </w:ins>
      <w:del w:id="42" w:author="Unknown Author" w:date="2026-05-29T09:57:45Z">
        <w:r>
          <w:rPr>
            <w:rFonts w:cs="Arial" w:ascii="Arial" w:hAnsi="Arial"/>
          </w:rPr>
          <w:delText>2,305</w:delText>
        </w:r>
      </w:del>
      <w:r>
        <w:rPr>
          <w:rFonts w:cs="Arial" w:ascii="Arial" w:hAnsi="Arial"/>
        </w:rPr>
        <w:t xml:space="preserve"> taxa prior to rarefaction. These controls were accumulated between 2021 and 202</w:t>
      </w:r>
      <w:ins w:id="43" w:author="Unknown Author" w:date="2026-05-29T09:59:19Z">
        <w:r>
          <w:rPr>
            <w:rFonts w:cs="Arial" w:ascii="Arial" w:hAnsi="Arial"/>
          </w:rPr>
          <w:t>5</w:t>
        </w:r>
      </w:ins>
      <w:del w:id="44" w:author="Unknown Author" w:date="2026-05-29T09:59:18Z">
        <w:r>
          <w:rPr>
            <w:rFonts w:cs="Arial" w:ascii="Arial" w:hAnsi="Arial"/>
          </w:rPr>
          <w:delText>4</w:delText>
        </w:r>
      </w:del>
      <w:r>
        <w:rPr>
          <w:rFonts w:cs="Arial" w:ascii="Arial" w:hAnsi="Arial"/>
        </w:rPr>
        <w:t>, with a sharp expansion of paraffin and buffer control types introduced in 2022 (Table 1). Relevant batch covariates include processing laboratory persons (LP), year, and season (Figure 1.</w:t>
      </w:r>
      <w:ins w:id="45" w:author="Unknown Author" w:date="2026-05-29T10:14:39Z">
        <w:r>
          <w:rPr>
            <w:rFonts w:cs="Arial" w:ascii="Arial" w:hAnsi="Arial"/>
          </w:rPr>
          <w:t>A, lower panel</w:t>
        </w:r>
      </w:ins>
      <w:del w:id="46" w:author="Unknown Author" w:date="2026-05-29T09:51:30Z">
        <w:r>
          <w:rPr>
            <w:rFonts w:cs="Arial" w:ascii="Arial" w:hAnsi="Arial"/>
          </w:rPr>
          <w:delText xml:space="preserve">1, lower </w:delText>
        </w:r>
      </w:del>
      <w:del w:id="47" w:author="Unknown Author" w:date="2026-05-29T09:51:30Z">
        <w:r>
          <w:rPr>
            <w:rFonts w:cs="Arial" w:ascii="Arial" w:hAnsi="Arial"/>
          </w:rPr>
          <w:commentReference w:id="9"/>
        </w:r>
      </w:del>
      <w:del w:id="48" w:author="Unknown Author" w:date="2026-05-29T09:51:32Z">
        <w:r>
          <w:rPr>
            <w:rFonts w:cs="Arial" w:ascii="Arial" w:hAnsi="Arial"/>
          </w:rPr>
          <w:delText>panel</w:delText>
        </w:r>
      </w:del>
      <w:r>
        <w:rPr>
          <w:rFonts w:cs="Arial" w:ascii="Arial" w:hAnsi="Arial"/>
        </w:rPr>
        <w:t>)</w:t>
      </w:r>
      <w:bookmarkEnd w:id="3"/>
      <w:r>
        <w:rPr>
          <w:rFonts w:cs="Arial" w:ascii="Arial" w:hAnsi="Arial"/>
        </w:rPr>
        <w:t>.</w:t>
      </w:r>
    </w:p>
    <w:p>
      <w:pPr>
        <w:pStyle w:val="Heading4"/>
        <w:spacing w:lineRule="auto" w:line="480"/>
        <w:jc w:val="both"/>
        <w:rPr>
          <w:rFonts w:ascii="Arial" w:hAnsi="Arial" w:cs="Arial"/>
        </w:rPr>
      </w:pPr>
      <w:r>
        <w:rPr>
          <w:rFonts w:cs="Arial" w:ascii="Arial" w:hAnsi="Arial"/>
        </w:rPr>
        <w:t>1.2 Diversity of Negative Controls</w:t>
      </w:r>
    </w:p>
    <w:p>
      <w:pPr>
        <w:pStyle w:val="FirstParagraph"/>
        <w:spacing w:lineRule="auto" w:line="480"/>
        <w:jc w:val="both"/>
        <w:rPr>
          <w:rFonts w:ascii="Arial" w:hAnsi="Arial" w:cs="Arial"/>
        </w:rPr>
      </w:pPr>
      <w:del w:id="49" w:author="Unknown Author" w:date="2026-05-29T10:08:32Z">
        <w:r>
          <w:rPr>
            <w:rFonts w:cs="Arial" w:ascii="Arial" w:hAnsi="Arial"/>
          </w:rPr>
          <w:delText xml:space="preserve">Intra-sample </w:delText>
        </w:r>
      </w:del>
      <w:del w:id="50" w:author="Unknown Author" w:date="2026-05-29T10:08:32Z">
        <w:r>
          <w:rPr>
            <w:rFonts w:cs="Arial" w:ascii="Arial" w:hAnsi="Arial"/>
          </w:rPr>
          <w:commentReference w:id="10"/>
        </w:r>
      </w:del>
      <w:del w:id="51" w:author="Unknown Author" w:date="2026-05-29T10:08:32Z">
        <w:r>
          <w:rPr>
            <w:rFonts w:cs="Arial" w:ascii="Arial" w:hAnsi="Arial"/>
          </w:rPr>
          <w:delText xml:space="preserve">and inter-sample </w:delText>
        </w:r>
      </w:del>
      <w:del w:id="52" w:author="Unknown Author" w:date="2026-05-29T10:08:32Z">
        <w:r>
          <w:rPr>
            <w:rFonts w:cs="Arial" w:ascii="Arial" w:hAnsi="Arial"/>
          </w:rPr>
          <w:commentReference w:id="11"/>
        </w:r>
      </w:del>
      <w:del w:id="53" w:author="Unknown Author" w:date="2026-05-29T10:08:32Z">
        <w:r>
          <w:rPr>
            <w:rFonts w:cs="Arial" w:ascii="Arial" w:hAnsi="Arial"/>
          </w:rPr>
          <w:commentReference w:id="12"/>
        </w:r>
      </w:del>
      <w:del w:id="54" w:author="Unknown Author" w:date="2026-05-29T10:08:32Z">
        <w:r>
          <w:rPr>
            <w:rFonts w:cs="Arial" w:ascii="Arial" w:hAnsi="Arial"/>
          </w:rPr>
          <w:commentReference w:id="13"/>
        </w:r>
      </w:del>
      <w:del w:id="55" w:author="Unknown Author" w:date="2026-05-29T10:08:32Z">
        <w:r>
          <w:rPr>
            <w:rFonts w:cs="Arial" w:ascii="Arial" w:hAnsi="Arial"/>
          </w:rPr>
          <w:commentReference w:id="14"/>
        </w:r>
      </w:del>
      <w:del w:id="56" w:author="Unknown Author" w:date="2026-05-29T10:08:32Z">
        <w:r>
          <w:rPr>
            <w:rFonts w:cs="Arial" w:ascii="Arial" w:hAnsi="Arial"/>
          </w:rPr>
          <w:delText>differences in microbial diversity</w:delText>
        </w:r>
      </w:del>
      <w:ins w:id="57" w:author="Unknown Author" w:date="2026-05-29T10:08:39Z">
        <w:r>
          <w:rPr>
            <w:rFonts w:cs="Arial" w:ascii="Arial" w:hAnsi="Arial"/>
          </w:rPr>
          <w:t>Microbial alpha and beta diversities</w:t>
        </w:r>
      </w:ins>
      <w:r>
        <w:rPr>
          <w:rFonts w:cs="Arial" w:ascii="Arial" w:hAnsi="Arial"/>
        </w:rPr>
        <w:t xml:space="preserve"> were observed across control types (Figures. 1.2 and 1.3). </w:t>
      </w:r>
      <w:commentRangeStart w:id="15"/>
      <w:r>
        <w:rPr>
          <w:rFonts w:cs="Arial" w:ascii="Arial" w:hAnsi="Arial"/>
        </w:rPr>
        <w:t>Buffer controls exhibited significantly higher species richness and evenness compared to paraffin and PCR controls, as measured by observed species count, Shannon index, and inverse Simpson index</w:t>
      </w:r>
      <w:ins w:id="58" w:author="Unknown Author" w:date="2026-05-29T10:07:22Z">
        <w:r>
          <w:rPr>
            <w:rFonts w:cs="Arial" w:ascii="Arial" w:hAnsi="Arial"/>
          </w:rPr>
        </w:r>
      </w:ins>
      <w:commentRangeEnd w:id="15"/>
      <w:r>
        <w:commentReference w:id="15"/>
      </w:r>
      <w:r>
        <w:rPr>
          <w:rFonts w:cs="Arial" w:ascii="Arial" w:hAnsi="Arial"/>
        </w:rPr>
        <w:t xml:space="preserve">. Analogous patterns were observed when stratifying by LP, year, and season (Supplementary Figures </w:t>
      </w:r>
      <w:r>
        <w:rPr>
          <w:rFonts w:cs="Arial" w:ascii="Arial" w:hAnsi="Arial"/>
          <w:b/>
          <w:bCs/>
        </w:rPr>
        <w:t>S1.xxx, S1.xxx</w:t>
      </w:r>
      <w:r>
        <w:rPr>
          <w:rFonts w:cs="Arial" w:ascii="Arial" w:hAnsi="Arial"/>
        </w:rPr>
        <w:t>), suggesting pervasive batch structure in the contaminant pool.</w:t>
      </w:r>
    </w:p>
    <w:p>
      <w:pPr>
        <w:pStyle w:val="BodyText"/>
        <w:spacing w:lineRule="auto" w:line="480"/>
        <w:jc w:val="both"/>
        <w:rPr>
          <w:rFonts w:ascii="Arial" w:hAnsi="Arial" w:cs="Arial"/>
        </w:rPr>
      </w:pPr>
      <w:r>
        <w:rPr>
          <w:rFonts w:cs="Arial" w:ascii="Arial" w:hAnsi="Arial"/>
        </w:rPr>
        <w:t>NOTES:</w:t>
      </w:r>
    </w:p>
    <w:p>
      <w:pPr>
        <w:pStyle w:val="Compact"/>
        <w:numPr>
          <w:ilvl w:val="0"/>
          <w:numId w:val="5"/>
        </w:numPr>
        <w:spacing w:lineRule="auto" w:line="480"/>
        <w:jc w:val="both"/>
        <w:rPr>
          <w:rFonts w:ascii="Arial" w:hAnsi="Arial" w:cs="Arial"/>
        </w:rPr>
      </w:pPr>
      <w:r>
        <w:rPr>
          <w:rFonts w:cs="Arial" w:ascii="Arial" w:hAnsi="Arial"/>
        </w:rPr>
        <w:t>Year: #observed species (sig. different), shannon index (n.s), beta diversity (significant)</w:t>
      </w:r>
    </w:p>
    <w:p>
      <w:pPr>
        <w:pStyle w:val="Compact"/>
        <w:numPr>
          <w:ilvl w:val="0"/>
          <w:numId w:val="6"/>
        </w:numPr>
        <w:spacing w:lineRule="auto" w:line="480"/>
        <w:jc w:val="both"/>
        <w:rPr>
          <w:rFonts w:ascii="Arial" w:hAnsi="Arial" w:cs="Arial"/>
        </w:rPr>
      </w:pPr>
      <w:bookmarkStart w:id="4" w:name="diversity-of-negative-controls"/>
      <w:r>
        <w:rPr>
          <w:rFonts w:cs="Arial" w:ascii="Arial" w:hAnsi="Arial"/>
        </w:rPr>
        <w:t>Techicians, seasons: alpha diversity (mixed), beta diversity (significant)</w:t>
      </w:r>
      <w:bookmarkEnd w:id="4"/>
    </w:p>
    <w:p>
      <w:pPr>
        <w:pStyle w:val="Heading4"/>
        <w:spacing w:lineRule="auto" w:line="480"/>
        <w:jc w:val="both"/>
        <w:rPr>
          <w:rFonts w:ascii="Arial" w:hAnsi="Arial" w:cs="Arial"/>
        </w:rPr>
      </w:pPr>
      <w:r>
        <w:rPr>
          <w:rFonts w:cs="Arial" w:ascii="Arial" w:hAnsi="Arial"/>
        </w:rPr>
        <w:t>1.3 Microbial Composition of Negative Control Samples</w:t>
      </w:r>
    </w:p>
    <w:p>
      <w:pPr>
        <w:pStyle w:val="FirstParagraph"/>
        <w:spacing w:lineRule="auto" w:line="480"/>
        <w:jc w:val="both"/>
        <w:rPr>
          <w:rFonts w:ascii="Arial" w:hAnsi="Arial" w:cs="Arial"/>
        </w:rPr>
      </w:pPr>
      <w:r>
        <w:rPr>
          <w:rFonts w:cs="Arial" w:ascii="Arial" w:hAnsi="Arial"/>
        </w:rPr>
        <w:t xml:space="preserve">In total, … different species were identified in all NCTs. To explore the biological origin of these bacteria we focused on dominant genera in our NCT sample set (figure 1D) and revealed a mixture of well characterized environmental microbes and small portion of human commensals. For example, </w:t>
      </w:r>
      <w:r>
        <w:rPr>
          <w:rFonts w:cs="Arial" w:ascii="Arial" w:hAnsi="Arial"/>
          <w:i/>
          <w:iCs/>
        </w:rPr>
        <w:t>Sphingomonas</w:t>
      </w:r>
      <w:r>
        <w:rPr>
          <w:rFonts w:cs="Arial" w:ascii="Arial" w:hAnsi="Arial"/>
        </w:rPr>
        <w:t xml:space="preserve">, a ubiquitous environmental genus frequently detected </w:t>
      </w:r>
      <w:commentRangeStart w:id="16"/>
      <w:r>
        <w:rPr>
          <w:rFonts w:cs="Arial" w:ascii="Arial" w:hAnsi="Arial"/>
        </w:rPr>
        <w:t>in hospital and laboratory environments</w:t>
      </w:r>
      <w:r>
        <w:rPr>
          <w:rFonts w:cs="Arial" w:ascii="Arial" w:hAnsi="Arial"/>
        </w:rPr>
      </w:r>
      <w:commentRangeEnd w:id="16"/>
      <w:r>
        <w:commentReference w:id="16"/>
      </w:r>
      <w:r>
        <w:rPr>
          <w:rFonts w:cs="Arial" w:ascii="Arial" w:hAnsi="Arial"/>
        </w:rPr>
        <w:t xml:space="preserve">, was among the most abundant taxa in nearly all negative controls. In contrast, genera considered as normal flora from the oral </w:t>
      </w:r>
      <w:commentRangeStart w:id="17"/>
      <w:r>
        <w:rPr>
          <w:rFonts w:cs="Arial" w:ascii="Arial" w:hAnsi="Arial"/>
        </w:rPr>
        <w:t>cavity</w:t>
      </w:r>
      <w:r>
        <w:rPr>
          <w:rFonts w:cs="Arial" w:ascii="Arial" w:hAnsi="Arial"/>
        </w:rPr>
      </w:r>
      <w:commentRangeEnd w:id="17"/>
      <w:r>
        <w:commentReference w:id="17"/>
      </w:r>
      <w:r>
        <w:rPr>
          <w:rFonts w:cs="Arial" w:ascii="Arial" w:hAnsi="Arial"/>
        </w:rPr>
        <w:t xml:space="preserve">, like </w:t>
      </w:r>
      <w:r>
        <w:rPr>
          <w:rFonts w:cs="Arial" w:ascii="Arial" w:hAnsi="Arial"/>
          <w:i/>
        </w:rPr>
        <w:t>Haemophilus</w:t>
      </w:r>
      <w:r>
        <w:rPr>
          <w:rFonts w:cs="Arial" w:ascii="Arial" w:hAnsi="Arial"/>
        </w:rPr>
        <w:t xml:space="preserve">, </w:t>
      </w:r>
      <w:r>
        <w:rPr>
          <w:rFonts w:cs="Arial" w:ascii="Arial" w:hAnsi="Arial"/>
          <w:i/>
        </w:rPr>
        <w:t>Streptococcus</w:t>
      </w:r>
      <w:r>
        <w:rPr>
          <w:rFonts w:cs="Arial" w:ascii="Arial" w:hAnsi="Arial"/>
        </w:rPr>
        <w:t xml:space="preserve">, and </w:t>
      </w:r>
      <w:r>
        <w:rPr>
          <w:rFonts w:cs="Arial" w:ascii="Arial" w:hAnsi="Arial"/>
          <w:i/>
        </w:rPr>
        <w:t>Veillonella</w:t>
      </w:r>
      <w:r>
        <w:rPr>
          <w:rFonts w:cs="Arial" w:ascii="Arial" w:hAnsi="Arial"/>
        </w:rPr>
        <w:t xml:space="preserve">, were both high prevalent and high abundant in the NCTs suggesting an introduction of contamination by the LPs. </w:t>
      </w:r>
      <w:r>
        <w:rPr>
          <w:rFonts w:cs="Arial" w:ascii="Arial" w:hAnsi="Arial"/>
        </w:rPr>
        <w:commentReference w:id="18"/>
      </w:r>
      <w:commentRangeStart w:id="19"/>
      <w:r>
        <w:rPr>
          <w:rFonts w:cs="Arial" w:ascii="Arial" w:hAnsi="Arial"/>
        </w:rPr>
        <w:t>This coexistence of environmental and human commensal taxa in negative controls requires a need for nuanced decontamination strategies, since an indiscriminate removal of all NCT-associated taxa risks eliminating clinically relevant tumor microbiome signals.</w:t>
      </w:r>
      <w:commentRangeEnd w:id="19"/>
      <w:r>
        <w:commentReference w:id="19"/>
      </w:r>
      <w:r>
        <w:rPr>
          <w:rFonts w:cs="Arial" w:ascii="Arial" w:hAnsi="Arial"/>
        </w:rPr>
      </w:r>
    </w:p>
    <w:p>
      <w:pPr>
        <w:pStyle w:val="BodyText"/>
        <w:spacing w:lineRule="auto" w:line="480"/>
        <w:jc w:val="both"/>
        <w:rPr>
          <w:rFonts w:ascii="Arial" w:hAnsi="Arial" w:cs="Arial"/>
        </w:rPr>
      </w:pPr>
      <w:r>
        <w:rPr>
          <w:rFonts w:cs="Arial" w:ascii="Arial" w:hAnsi="Arial"/>
        </w:rPr>
        <w:commentReference w:id="20"/>
      </w:r>
      <w:r>
        <w:rPr>
          <w:rFonts w:cs="Arial" w:ascii="Arial" w:hAnsi="Arial"/>
        </w:rPr>
        <w:br/>
      </w:r>
      <w:commentRangeStart w:id="21"/>
      <w:r>
        <w:rPr>
          <w:rFonts w:cs="Arial" w:ascii="Arial" w:hAnsi="Arial"/>
        </w:rPr>
        <w:t xml:space="preserve">The abundance and prevalence of NCT in higher taxonomic rank could be found in the supplementary </w:t>
      </w:r>
      <w:r>
        <w:rPr>
          <w:rFonts w:cs="Arial" w:ascii="Arial" w:hAnsi="Arial"/>
          <w:b/>
          <w:bCs/>
        </w:rPr>
        <w:t>Figures S1.7-10</w:t>
      </w:r>
      <w:r>
        <w:rPr>
          <w:rFonts w:cs="Arial" w:ascii="Arial" w:hAnsi="Arial"/>
          <w:b/>
          <w:bCs/>
        </w:rPr>
      </w:r>
      <w:commentRangeEnd w:id="21"/>
      <w:r>
        <w:commentReference w:id="21"/>
      </w:r>
      <w:r>
        <w:rPr>
          <w:rFonts w:cs="Arial" w:ascii="Arial" w:hAnsi="Arial"/>
        </w:rPr>
        <w:t>.</w:t>
      </w:r>
    </w:p>
    <w:p>
      <w:pPr>
        <w:pStyle w:val="BodyText"/>
        <w:spacing w:lineRule="auto" w:line="480"/>
        <w:jc w:val="both"/>
        <w:rPr>
          <w:rFonts w:ascii="Arial" w:hAnsi="Arial" w:cs="Arial"/>
        </w:rPr>
      </w:pPr>
      <w:commentRangeStart w:id="22"/>
      <w:r>
        <w:rPr>
          <w:rFonts w:cs="Arial" w:ascii="Arial" w:hAnsi="Arial"/>
        </w:rPr>
        <w:t xml:space="preserve">Following the correction for batch effects, differential abundance analysis (DAA) among control types revealed several taxa specifically enriched in paraffin controls (taxa </w:t>
      </w:r>
      <w:r>
        <w:rPr>
          <w:rFonts w:cs="Arial" w:ascii="Arial" w:hAnsi="Arial"/>
          <w:b/>
          <w:bCs/>
        </w:rPr>
        <w:t>XXX</w:t>
      </w:r>
      <w:r>
        <w:rPr>
          <w:rFonts w:cs="Arial" w:ascii="Arial" w:hAnsi="Arial"/>
        </w:rPr>
        <w:t xml:space="preserve"> from the analyses, Figure 1.6), </w:t>
      </w:r>
      <w:r>
        <w:rPr>
          <w:rFonts w:cs="Arial" w:ascii="Arial" w:hAnsi="Arial"/>
        </w:rPr>
      </w:r>
      <w:commentRangeEnd w:id="22"/>
      <w:r>
        <w:commentReference w:id="22"/>
      </w:r>
      <w:r>
        <w:rPr>
          <w:rFonts w:cs="Arial" w:ascii="Arial" w:hAnsi="Arial"/>
        </w:rPr>
        <w:t>pointing to contamination sources specific to paraffin embedding procedures.</w:t>
      </w:r>
    </w:p>
    <w:p>
      <w:pPr>
        <w:pStyle w:val="BodyText"/>
        <w:spacing w:lineRule="auto" w:line="480"/>
        <w:jc w:val="both"/>
        <w:rPr>
          <w:rFonts w:ascii="Arial" w:hAnsi="Arial" w:cs="Arial"/>
        </w:rPr>
      </w:pPr>
      <w:r>
        <w:rPr>
          <w:rFonts w:cs="Arial" w:ascii="Arial" w:hAnsi="Arial"/>
        </w:rPr>
        <w:t>Need elaborations</w:t>
      </w:r>
    </w:p>
    <w:p>
      <w:pPr>
        <w:pStyle w:val="BodyText"/>
        <w:spacing w:lineRule="auto" w:line="480"/>
        <w:jc w:val="both"/>
        <w:rPr>
          <w:rFonts w:ascii="Arial" w:hAnsi="Arial" w:cs="Arial"/>
        </w:rPr>
      </w:pPr>
      <w:r>
        <w:rPr>
          <w:rFonts w:cs="Arial" w:ascii="Arial" w:hAnsi="Arial"/>
          <w:b/>
          <w:bCs/>
        </w:rPr>
        <w:t>Table 1.</w:t>
      </w:r>
      <w:r>
        <w:rPr>
          <w:rFonts w:cs="Arial" w:ascii="Arial" w:hAnsi="Arial"/>
        </w:rPr>
        <w:t xml:space="preserve"> Negative control samples collected across years, stratified by control types.</w:t>
      </w:r>
    </w:p>
    <w:tbl>
      <w:tblPr>
        <w:tblStyle w:val="Table"/>
        <w:tblW w:w="7125"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5"/>
        <w:gridCol w:w="810"/>
        <w:gridCol w:w="990"/>
        <w:gridCol w:w="1170"/>
        <w:gridCol w:w="1080"/>
        <w:gridCol w:w="1350"/>
      </w:tblGrid>
      <w:tr>
        <w:trPr>
          <w:tblHeader w:val="true"/>
          <w:cnfStyle w:val="100000000000" w:firstRow="1" w:lastRow="0" w:firstColumn="0" w:lastColumn="0" w:oddVBand="0" w:evenVBand="0" w:oddHBand="0" w:evenHBand="0" w:firstRowFirstColumn="0" w:firstRowLastColumn="0" w:lastRowFirstColumn="0" w:lastRowLastColumn="0"/>
        </w:trPr>
        <w:tc>
          <w:tcPr>
            <w:tcW w:w="1725" w:type="dxa"/>
            <w:tcBorders>
              <w:bottom w:val="single" w:sz="6" w:space="0" w:color="000000"/>
            </w:tcBorders>
            <w:vAlign w:val="bottom"/>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Sample ↓ / Feature →</w:t>
            </w:r>
          </w:p>
        </w:tc>
        <w:tc>
          <w:tcPr>
            <w:tcW w:w="810" w:type="dxa"/>
            <w:tcBorders>
              <w:bottom w:val="single" w:sz="6" w:space="0" w:color="000000"/>
            </w:tcBorders>
            <w:vAlign w:val="bottom"/>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2021</w:t>
            </w:r>
          </w:p>
        </w:tc>
        <w:tc>
          <w:tcPr>
            <w:tcW w:w="990" w:type="dxa"/>
            <w:tcBorders>
              <w:bottom w:val="single" w:sz="6" w:space="0" w:color="000000"/>
            </w:tcBorders>
            <w:vAlign w:val="bottom"/>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2022</w:t>
            </w:r>
          </w:p>
        </w:tc>
        <w:tc>
          <w:tcPr>
            <w:tcW w:w="1170" w:type="dxa"/>
            <w:tcBorders>
              <w:bottom w:val="single" w:sz="6" w:space="0" w:color="000000"/>
            </w:tcBorders>
            <w:vAlign w:val="bottom"/>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2023</w:t>
            </w:r>
          </w:p>
        </w:tc>
        <w:tc>
          <w:tcPr>
            <w:tcW w:w="1080" w:type="dxa"/>
            <w:tcBorders>
              <w:bottom w:val="single" w:sz="6" w:space="0" w:color="000000"/>
            </w:tcBorders>
            <w:vAlign w:val="bottom"/>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2024</w:t>
            </w:r>
          </w:p>
        </w:tc>
        <w:tc>
          <w:tcPr>
            <w:cellIns w:id="59" w:author="Unknown Author" w:date="2026-05-29T09:59:51Z"/>
            <w:tcW w:w="1350" w:type="dxa"/>
            <w:tcBorders>
              <w:bottom w:val="single" w:sz="6" w:space="0" w:color="000000"/>
            </w:tcBorders>
            <w:vAlign w:val="bottom"/>
          </w:tcPr>
          <w:p>
            <w:pPr>
              <w:pStyle w:val="Compact"/>
              <w:widowControl/>
              <w:suppressAutoHyphens w:val="true"/>
              <w:spacing w:lineRule="auto" w:line="480" w:before="36" w:after="36"/>
              <w:jc w:val="both"/>
              <w:rPr>
                <w:rFonts w:ascii="Arial" w:hAnsi="Arial" w:eastAsia="Aptos" w:cs="Arial"/>
              </w:rPr>
            </w:pPr>
            <w:ins w:id="60" w:author="Unknown Author" w:date="2026-05-29T09:59:51Z">
              <w:r>
                <w:rPr>
                  <w:rFonts w:eastAsia="Aptos" w:cs="Arial" w:ascii="Arial" w:hAnsi="Arial"/>
                  <w:kern w:val="0"/>
                  <w:sz w:val="24"/>
                  <w:szCs w:val="24"/>
                  <w:lang w:val="en-US" w:eastAsia="en-US" w:bidi="ar-SA"/>
                </w:rPr>
                <w:t>‍</w:t>
              </w:r>
            </w:ins>
            <w:ins w:id="61" w:author="Unknown Author" w:date="2026-05-29T09:59:51Z">
              <w:r>
                <w:rPr>
                  <w:rFonts w:eastAsia="Aptos" w:cs="Arial" w:ascii="Arial" w:hAnsi="Arial"/>
                  <w:kern w:val="0"/>
                  <w:sz w:val="24"/>
                  <w:szCs w:val="24"/>
                  <w:lang w:val="en-US" w:eastAsia="en-US" w:bidi="ar-SA"/>
                </w:rPr>
                <w:t>2025</w:t>
              </w:r>
            </w:ins>
          </w:p>
        </w:tc>
      </w:tr>
      <w:tr>
        <w:trPr/>
        <w:tc>
          <w:tcPr>
            <w:tcW w:w="1725"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Buffer</w:t>
            </w:r>
          </w:p>
        </w:tc>
        <w:tc>
          <w:tcPr>
            <w:tcW w:w="810"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2</w:t>
            </w:r>
            <w:ins w:id="62" w:author="Unknown Author" w:date="2026-05-29T10:03:40Z">
              <w:r>
                <w:rPr>
                  <w:rFonts w:eastAsia="Aptos" w:cs="Arial" w:ascii="Arial" w:hAnsi="Arial"/>
                  <w:kern w:val="0"/>
                  <w:sz w:val="24"/>
                  <w:szCs w:val="24"/>
                  <w:lang w:val="en-US" w:eastAsia="en-US" w:bidi="ar-SA"/>
                </w:rPr>
                <w:t>6</w:t>
              </w:r>
            </w:ins>
            <w:del w:id="63" w:author="Unknown Author" w:date="2026-05-29T10:03:40Z">
              <w:r>
                <w:rPr>
                  <w:rFonts w:eastAsia="Aptos" w:cs="Arial" w:ascii="Arial" w:hAnsi="Arial"/>
                  <w:kern w:val="0"/>
                  <w:sz w:val="24"/>
                  <w:szCs w:val="24"/>
                  <w:lang w:val="en-US" w:eastAsia="en-US" w:bidi="ar-SA"/>
                </w:rPr>
                <w:delText>9</w:delText>
              </w:r>
            </w:del>
          </w:p>
        </w:tc>
        <w:tc>
          <w:tcPr>
            <w:tcW w:w="990"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6</w:t>
            </w:r>
            <w:ins w:id="64" w:author="Unknown Author" w:date="2026-05-29T10:04:07Z">
              <w:r>
                <w:rPr>
                  <w:rFonts w:eastAsia="Aptos" w:cs="Arial" w:ascii="Arial" w:hAnsi="Arial"/>
                  <w:kern w:val="0"/>
                  <w:sz w:val="24"/>
                  <w:szCs w:val="24"/>
                  <w:lang w:val="en-US" w:eastAsia="en-US" w:bidi="ar-SA"/>
                </w:rPr>
                <w:t>7</w:t>
              </w:r>
            </w:ins>
            <w:del w:id="65" w:author="Unknown Author" w:date="2026-05-29T10:04:06Z">
              <w:r>
                <w:rPr>
                  <w:rFonts w:eastAsia="Aptos" w:cs="Arial" w:ascii="Arial" w:hAnsi="Arial"/>
                  <w:kern w:val="0"/>
                  <w:sz w:val="24"/>
                  <w:szCs w:val="24"/>
                  <w:lang w:val="en-US" w:eastAsia="en-US" w:bidi="ar-SA"/>
                </w:rPr>
                <w:delText>0</w:delText>
              </w:r>
            </w:del>
          </w:p>
        </w:tc>
        <w:tc>
          <w:tcPr>
            <w:tcW w:w="1170" w:type="dxa"/>
            <w:tcBorders/>
          </w:tcPr>
          <w:p>
            <w:pPr>
              <w:pStyle w:val="Compact"/>
              <w:widowControl/>
              <w:suppressAutoHyphens w:val="true"/>
              <w:spacing w:lineRule="auto" w:line="480" w:before="36" w:after="36"/>
              <w:jc w:val="both"/>
              <w:rPr>
                <w:rFonts w:ascii="Arial" w:hAnsi="Arial" w:eastAsia="Aptos" w:cs="Arial"/>
              </w:rPr>
            </w:pPr>
            <w:ins w:id="66" w:author="Unknown Author" w:date="2026-05-29T10:04:30Z">
              <w:r>
                <w:rPr>
                  <w:rFonts w:eastAsia="Aptos" w:cs="Arial" w:ascii="Arial" w:hAnsi="Arial"/>
                  <w:kern w:val="0"/>
                  <w:sz w:val="24"/>
                  <w:szCs w:val="24"/>
                  <w:lang w:val="en-US" w:eastAsia="en-US" w:bidi="ar-SA"/>
                </w:rPr>
                <w:t>17</w:t>
              </w:r>
            </w:ins>
            <w:del w:id="67" w:author="Unknown Author" w:date="2026-05-29T10:04:30Z">
              <w:r>
                <w:rPr>
                  <w:rFonts w:eastAsia="Aptos" w:cs="Arial" w:ascii="Arial" w:hAnsi="Arial"/>
                  <w:kern w:val="0"/>
                  <w:sz w:val="24"/>
                  <w:szCs w:val="24"/>
                  <w:lang w:val="en-US" w:eastAsia="en-US" w:bidi="ar-SA"/>
                </w:rPr>
                <w:delText>24</w:delText>
              </w:r>
            </w:del>
          </w:p>
        </w:tc>
        <w:tc>
          <w:tcPr>
            <w:tcW w:w="1080" w:type="dxa"/>
            <w:tcBorders/>
          </w:tcPr>
          <w:p>
            <w:pPr>
              <w:pStyle w:val="Compact"/>
              <w:widowControl/>
              <w:suppressAutoHyphens w:val="true"/>
              <w:spacing w:lineRule="auto" w:line="480" w:before="36" w:after="36"/>
              <w:jc w:val="both"/>
              <w:rPr>
                <w:rFonts w:ascii="Arial" w:hAnsi="Arial" w:eastAsia="Aptos" w:cs="Arial"/>
              </w:rPr>
            </w:pPr>
            <w:ins w:id="68" w:author="Unknown Author" w:date="2026-05-29T10:04:57Z">
              <w:r>
                <w:rPr>
                  <w:rFonts w:eastAsia="Aptos" w:cs="Arial" w:ascii="Arial" w:hAnsi="Arial"/>
                  <w:kern w:val="0"/>
                  <w:sz w:val="24"/>
                  <w:szCs w:val="24"/>
                  <w:lang w:val="en-US" w:eastAsia="en-US" w:bidi="ar-SA"/>
                </w:rPr>
                <w:t>38</w:t>
              </w:r>
            </w:ins>
            <w:del w:id="69" w:author="Unknown Author" w:date="2026-05-29T10:04:56Z">
              <w:r>
                <w:rPr>
                  <w:rFonts w:eastAsia="Aptos" w:cs="Arial" w:ascii="Arial" w:hAnsi="Arial"/>
                  <w:kern w:val="0"/>
                  <w:sz w:val="24"/>
                  <w:szCs w:val="24"/>
                  <w:lang w:val="en-US" w:eastAsia="en-US" w:bidi="ar-SA"/>
                </w:rPr>
                <w:delText>0</w:delText>
              </w:r>
            </w:del>
          </w:p>
        </w:tc>
        <w:tc>
          <w:tcPr>
            <w:cellIns w:id="70" w:author="Unknown Author" w:date="2026-05-29T09:59:51Z"/>
            <w:tcW w:w="1350" w:type="dxa"/>
            <w:tcBorders/>
          </w:tcPr>
          <w:p>
            <w:pPr>
              <w:pStyle w:val="Compact"/>
              <w:widowControl/>
              <w:suppressAutoHyphens w:val="true"/>
              <w:spacing w:lineRule="auto" w:line="480" w:before="36" w:after="36"/>
              <w:jc w:val="both"/>
              <w:rPr>
                <w:rFonts w:ascii="Arial" w:hAnsi="Arial" w:eastAsia="Aptos" w:cs="Arial"/>
              </w:rPr>
            </w:pPr>
            <w:ins w:id="71" w:author="Unknown Author" w:date="2026-05-29T09:59:51Z">
              <w:r>
                <w:rPr>
                  <w:rFonts w:eastAsia="Aptos" w:cs="Arial" w:ascii="Arial" w:hAnsi="Arial"/>
                  <w:kern w:val="0"/>
                  <w:sz w:val="24"/>
                  <w:szCs w:val="24"/>
                  <w:lang w:val="en-US" w:eastAsia="en-US" w:bidi="ar-SA"/>
                </w:rPr>
                <w:t>‍</w:t>
              </w:r>
            </w:ins>
            <w:ins w:id="72" w:author="Unknown Author" w:date="2026-05-29T10:03:06Z">
              <w:r>
                <w:rPr>
                  <w:rFonts w:eastAsia="Aptos" w:cs="Arial" w:ascii="Arial" w:hAnsi="Arial"/>
                  <w:kern w:val="0"/>
                  <w:sz w:val="24"/>
                  <w:szCs w:val="24"/>
                  <w:lang w:val="en-US" w:eastAsia="en-US" w:bidi="ar-SA"/>
                </w:rPr>
                <w:t>19</w:t>
              </w:r>
            </w:ins>
          </w:p>
        </w:tc>
      </w:tr>
      <w:tr>
        <w:trPr/>
        <w:tc>
          <w:tcPr>
            <w:tcW w:w="1725"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Paraffin</w:t>
            </w:r>
          </w:p>
        </w:tc>
        <w:tc>
          <w:tcPr>
            <w:tcW w:w="810" w:type="dxa"/>
            <w:tcBorders/>
          </w:tcPr>
          <w:p>
            <w:pPr>
              <w:pStyle w:val="Compact"/>
              <w:widowControl/>
              <w:suppressAutoHyphens w:val="true"/>
              <w:spacing w:lineRule="auto" w:line="480" w:before="36" w:after="36"/>
              <w:jc w:val="both"/>
              <w:rPr>
                <w:rFonts w:ascii="Arial" w:hAnsi="Arial" w:eastAsia="Aptos" w:cs="Arial"/>
              </w:rPr>
            </w:pPr>
            <w:ins w:id="73" w:author="Unknown Author" w:date="2026-05-29T10:03:44Z">
              <w:r>
                <w:rPr>
                  <w:rFonts w:eastAsia="Aptos" w:cs="Arial" w:ascii="Arial" w:hAnsi="Arial"/>
                  <w:kern w:val="0"/>
                  <w:sz w:val="24"/>
                  <w:szCs w:val="24"/>
                  <w:lang w:val="en-US" w:eastAsia="en-US" w:bidi="ar-SA"/>
                </w:rPr>
                <w:t>2</w:t>
              </w:r>
            </w:ins>
            <w:del w:id="74" w:author="Unknown Author" w:date="2026-05-29T10:03:44Z">
              <w:r>
                <w:rPr>
                  <w:rFonts w:eastAsia="Aptos" w:cs="Arial" w:ascii="Arial" w:hAnsi="Arial"/>
                  <w:kern w:val="0"/>
                  <w:sz w:val="24"/>
                  <w:szCs w:val="24"/>
                  <w:lang w:val="en-US" w:eastAsia="en-US" w:bidi="ar-SA"/>
                </w:rPr>
                <w:delText>5</w:delText>
              </w:r>
            </w:del>
          </w:p>
        </w:tc>
        <w:tc>
          <w:tcPr>
            <w:tcW w:w="990"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5</w:t>
            </w:r>
            <w:ins w:id="75" w:author="Unknown Author" w:date="2026-05-29T10:04:11Z">
              <w:r>
                <w:rPr>
                  <w:rFonts w:eastAsia="Aptos" w:cs="Arial" w:ascii="Arial" w:hAnsi="Arial"/>
                  <w:kern w:val="0"/>
                  <w:sz w:val="24"/>
                  <w:szCs w:val="24"/>
                  <w:lang w:val="en-US" w:eastAsia="en-US" w:bidi="ar-SA"/>
                </w:rPr>
                <w:t>6</w:t>
              </w:r>
            </w:ins>
            <w:del w:id="76" w:author="Unknown Author" w:date="2026-05-29T10:04:11Z">
              <w:r>
                <w:rPr>
                  <w:rFonts w:eastAsia="Aptos" w:cs="Arial" w:ascii="Arial" w:hAnsi="Arial"/>
                  <w:kern w:val="0"/>
                  <w:sz w:val="24"/>
                  <w:szCs w:val="24"/>
                  <w:lang w:val="en-US" w:eastAsia="en-US" w:bidi="ar-SA"/>
                </w:rPr>
                <w:delText>7</w:delText>
              </w:r>
            </w:del>
          </w:p>
        </w:tc>
        <w:tc>
          <w:tcPr>
            <w:tcW w:w="1170" w:type="dxa"/>
            <w:tcBorders/>
          </w:tcPr>
          <w:p>
            <w:pPr>
              <w:pStyle w:val="Compact"/>
              <w:widowControl/>
              <w:suppressAutoHyphens w:val="true"/>
              <w:spacing w:lineRule="auto" w:line="480" w:before="36" w:after="36"/>
              <w:jc w:val="both"/>
              <w:rPr>
                <w:rFonts w:ascii="Arial" w:hAnsi="Arial" w:eastAsia="Aptos" w:cs="Arial"/>
              </w:rPr>
            </w:pPr>
            <w:ins w:id="77" w:author="Unknown Author" w:date="2026-05-29T10:04:35Z">
              <w:r>
                <w:rPr>
                  <w:rFonts w:eastAsia="Aptos" w:cs="Arial" w:ascii="Arial" w:hAnsi="Arial"/>
                  <w:kern w:val="0"/>
                  <w:sz w:val="24"/>
                  <w:szCs w:val="24"/>
                  <w:lang w:val="en-US" w:eastAsia="en-US" w:bidi="ar-SA"/>
                </w:rPr>
                <w:t>9</w:t>
              </w:r>
            </w:ins>
            <w:del w:id="78" w:author="Unknown Author" w:date="2026-05-29T10:04:34Z">
              <w:r>
                <w:rPr>
                  <w:rFonts w:eastAsia="Aptos" w:cs="Arial" w:ascii="Arial" w:hAnsi="Arial"/>
                  <w:kern w:val="0"/>
                  <w:sz w:val="24"/>
                  <w:szCs w:val="24"/>
                  <w:lang w:val="en-US" w:eastAsia="en-US" w:bidi="ar-SA"/>
                </w:rPr>
                <w:delText>11</w:delText>
              </w:r>
            </w:del>
          </w:p>
        </w:tc>
        <w:tc>
          <w:tcPr>
            <w:tcW w:w="1080"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1</w:t>
            </w:r>
            <w:del w:id="79" w:author="Unknown Author" w:date="2026-05-29T10:05:01Z">
              <w:r>
                <w:rPr>
                  <w:rFonts w:eastAsia="Aptos" w:cs="Arial" w:ascii="Arial" w:hAnsi="Arial"/>
                  <w:kern w:val="0"/>
                  <w:sz w:val="24"/>
                  <w:szCs w:val="24"/>
                  <w:lang w:val="en-US" w:eastAsia="en-US" w:bidi="ar-SA"/>
                </w:rPr>
                <w:delText>2</w:delText>
              </w:r>
            </w:del>
          </w:p>
        </w:tc>
        <w:tc>
          <w:tcPr>
            <w:cellIns w:id="80" w:author="Unknown Author" w:date="2026-05-29T09:59:51Z"/>
            <w:tcW w:w="1350" w:type="dxa"/>
            <w:tcBorders/>
          </w:tcPr>
          <w:p>
            <w:pPr>
              <w:pStyle w:val="Compact"/>
              <w:widowControl/>
              <w:suppressAutoHyphens w:val="true"/>
              <w:spacing w:lineRule="auto" w:line="480" w:before="36" w:after="36"/>
              <w:jc w:val="both"/>
              <w:rPr>
                <w:rFonts w:ascii="Arial" w:hAnsi="Arial" w:eastAsia="Aptos" w:cs="Arial"/>
              </w:rPr>
            </w:pPr>
            <w:ins w:id="81" w:author="Unknown Author" w:date="2026-05-29T09:59:51Z">
              <w:r>
                <w:rPr>
                  <w:rFonts w:eastAsia="Aptos" w:cs="Arial" w:ascii="Arial" w:hAnsi="Arial"/>
                  <w:kern w:val="0"/>
                  <w:sz w:val="24"/>
                  <w:szCs w:val="24"/>
                  <w:lang w:val="en-US" w:eastAsia="en-US" w:bidi="ar-SA"/>
                </w:rPr>
                <w:t>‍</w:t>
              </w:r>
            </w:ins>
            <w:ins w:id="82" w:author="Unknown Author" w:date="2026-05-29T10:03:14Z">
              <w:r>
                <w:rPr>
                  <w:rFonts w:eastAsia="Aptos" w:cs="Arial" w:ascii="Arial" w:hAnsi="Arial"/>
                  <w:kern w:val="0"/>
                  <w:sz w:val="24"/>
                  <w:szCs w:val="24"/>
                  <w:lang w:val="en-US" w:eastAsia="en-US" w:bidi="ar-SA"/>
                </w:rPr>
                <w:t>7</w:t>
              </w:r>
            </w:ins>
          </w:p>
        </w:tc>
      </w:tr>
      <w:tr>
        <w:trPr/>
        <w:tc>
          <w:tcPr>
            <w:tcW w:w="1725"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PCR</w:t>
            </w:r>
          </w:p>
        </w:tc>
        <w:tc>
          <w:tcPr>
            <w:tcW w:w="810"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0</w:t>
            </w:r>
          </w:p>
        </w:tc>
        <w:tc>
          <w:tcPr>
            <w:tcW w:w="990" w:type="dxa"/>
            <w:tcBorders/>
          </w:tcPr>
          <w:p>
            <w:pPr>
              <w:pStyle w:val="Compact"/>
              <w:widowControl/>
              <w:suppressAutoHyphens w:val="true"/>
              <w:spacing w:lineRule="auto" w:line="480" w:before="36" w:after="36"/>
              <w:jc w:val="both"/>
              <w:rPr>
                <w:rFonts w:ascii="Arial" w:hAnsi="Arial" w:eastAsia="Aptos" w:cs="Arial"/>
              </w:rPr>
            </w:pPr>
            <w:ins w:id="83" w:author="Unknown Author" w:date="2026-05-29T10:04:16Z">
              <w:r>
                <w:rPr>
                  <w:rFonts w:eastAsia="Aptos" w:cs="Arial" w:ascii="Arial" w:hAnsi="Arial"/>
                  <w:kern w:val="0"/>
                  <w:sz w:val="24"/>
                  <w:szCs w:val="24"/>
                  <w:lang w:val="en-US" w:eastAsia="en-US" w:bidi="ar-SA"/>
                </w:rPr>
                <w:t>4</w:t>
              </w:r>
            </w:ins>
            <w:del w:id="84" w:author="Unknown Author" w:date="2026-05-29T10:04:15Z">
              <w:r>
                <w:rPr>
                  <w:rFonts w:eastAsia="Aptos" w:cs="Arial" w:ascii="Arial" w:hAnsi="Arial"/>
                  <w:kern w:val="0"/>
                  <w:sz w:val="24"/>
                  <w:szCs w:val="24"/>
                  <w:lang w:val="en-US" w:eastAsia="en-US" w:bidi="ar-SA"/>
                </w:rPr>
                <w:delText>3</w:delText>
              </w:r>
            </w:del>
          </w:p>
        </w:tc>
        <w:tc>
          <w:tcPr>
            <w:tcW w:w="1170" w:type="dxa"/>
            <w:tcBorders/>
          </w:tcPr>
          <w:p>
            <w:pPr>
              <w:pStyle w:val="Compact"/>
              <w:widowControl/>
              <w:suppressAutoHyphens w:val="true"/>
              <w:spacing w:lineRule="auto" w:line="480" w:before="36" w:after="36"/>
              <w:jc w:val="both"/>
              <w:rPr>
                <w:rFonts w:ascii="Arial" w:hAnsi="Arial" w:eastAsia="Aptos" w:cs="Arial"/>
              </w:rPr>
            </w:pPr>
            <w:ins w:id="85" w:author="Unknown Author" w:date="2026-05-29T10:04:40Z">
              <w:r>
                <w:rPr>
                  <w:rFonts w:eastAsia="Aptos" w:cs="Arial" w:ascii="Arial" w:hAnsi="Arial"/>
                  <w:kern w:val="0"/>
                  <w:sz w:val="24"/>
                  <w:szCs w:val="24"/>
                  <w:lang w:val="en-US" w:eastAsia="en-US" w:bidi="ar-SA"/>
                </w:rPr>
                <w:t>4</w:t>
              </w:r>
            </w:ins>
            <w:del w:id="86" w:author="Unknown Author" w:date="2026-05-29T10:04:40Z">
              <w:r>
                <w:rPr>
                  <w:rFonts w:eastAsia="Aptos" w:cs="Arial" w:ascii="Arial" w:hAnsi="Arial"/>
                  <w:kern w:val="0"/>
                  <w:sz w:val="24"/>
                  <w:szCs w:val="24"/>
                  <w:lang w:val="en-US" w:eastAsia="en-US" w:bidi="ar-SA"/>
                </w:rPr>
                <w:delText>3</w:delText>
              </w:r>
            </w:del>
          </w:p>
        </w:tc>
        <w:tc>
          <w:tcPr>
            <w:tcW w:w="1080" w:type="dxa"/>
            <w:tcBorders/>
          </w:tcPr>
          <w:p>
            <w:pPr>
              <w:pStyle w:val="Compact"/>
              <w:widowControl/>
              <w:suppressAutoHyphens w:val="true"/>
              <w:spacing w:lineRule="auto" w:line="480" w:before="36" w:after="36"/>
              <w:jc w:val="both"/>
              <w:rPr>
                <w:rFonts w:ascii="Arial" w:hAnsi="Arial" w:eastAsia="Aptos" w:cs="Arial"/>
              </w:rPr>
            </w:pPr>
            <w:ins w:id="87" w:author="Unknown Author" w:date="2026-05-29T10:05:05Z">
              <w:r>
                <w:rPr>
                  <w:rFonts w:eastAsia="Aptos" w:cs="Arial" w:ascii="Arial" w:hAnsi="Arial"/>
                  <w:kern w:val="0"/>
                  <w:sz w:val="24"/>
                  <w:szCs w:val="24"/>
                  <w:lang w:val="en-US" w:eastAsia="en-US" w:bidi="ar-SA"/>
                </w:rPr>
                <w:t>8</w:t>
              </w:r>
            </w:ins>
            <w:del w:id="88" w:author="Unknown Author" w:date="2026-05-29T10:05:05Z">
              <w:r>
                <w:rPr>
                  <w:rFonts w:eastAsia="Aptos" w:cs="Arial" w:ascii="Arial" w:hAnsi="Arial"/>
                  <w:kern w:val="0"/>
                  <w:sz w:val="24"/>
                  <w:szCs w:val="24"/>
                  <w:lang w:val="en-US" w:eastAsia="en-US" w:bidi="ar-SA"/>
                </w:rPr>
                <w:delText>0</w:delText>
              </w:r>
            </w:del>
          </w:p>
        </w:tc>
        <w:tc>
          <w:tcPr>
            <w:cellIns w:id="89" w:author="Unknown Author" w:date="2026-05-29T09:59:51Z"/>
            <w:tcW w:w="1350" w:type="dxa"/>
            <w:tcBorders/>
          </w:tcPr>
          <w:p>
            <w:pPr>
              <w:pStyle w:val="Compact"/>
              <w:widowControl/>
              <w:suppressAutoHyphens w:val="true"/>
              <w:spacing w:lineRule="auto" w:line="480" w:before="36" w:after="36"/>
              <w:jc w:val="both"/>
              <w:rPr>
                <w:rFonts w:ascii="Arial" w:hAnsi="Arial" w:eastAsia="Aptos" w:cs="Arial"/>
              </w:rPr>
            </w:pPr>
            <w:ins w:id="90" w:author="Unknown Author" w:date="2026-05-29T09:59:51Z">
              <w:r>
                <w:rPr>
                  <w:rFonts w:eastAsia="Aptos" w:cs="Arial" w:ascii="Arial" w:hAnsi="Arial"/>
                  <w:kern w:val="0"/>
                  <w:sz w:val="24"/>
                  <w:szCs w:val="24"/>
                  <w:lang w:val="en-US" w:eastAsia="en-US" w:bidi="ar-SA"/>
                </w:rPr>
                <w:t>‍</w:t>
              </w:r>
            </w:ins>
            <w:ins w:id="91" w:author="Unknown Author" w:date="2026-05-29T10:03:18Z">
              <w:r>
                <w:rPr>
                  <w:rFonts w:eastAsia="Aptos" w:cs="Arial" w:ascii="Arial" w:hAnsi="Arial"/>
                  <w:kern w:val="0"/>
                  <w:sz w:val="24"/>
                  <w:szCs w:val="24"/>
                  <w:lang w:val="en-US" w:eastAsia="en-US" w:bidi="ar-SA"/>
                </w:rPr>
                <w:t>4</w:t>
              </w:r>
            </w:ins>
          </w:p>
        </w:tc>
      </w:tr>
    </w:tbl>
    <w:p>
      <w:pPr>
        <w:pStyle w:val="Normal"/>
        <w:spacing w:lineRule="auto" w:line="480"/>
        <w:jc w:val="both"/>
        <w:rPr>
          <w:rFonts w:ascii="Arial" w:hAnsi="Arial" w:cs="Arial"/>
        </w:rPr>
      </w:pPr>
      <w:bookmarkStart w:id="5" w:name="X6cee09c5ac2a1546c7829ea28769976f6c93ddd"/>
      <w:bookmarkStart w:id="6" w:name="contamination-survey-in-the-laboratory"/>
      <w:r>
        <w:rPr/>
        <mc:AlternateContent>
          <mc:Choice Requires="wps">
            <w:drawing>
              <wp:inline distT="0" distB="0" distL="0" distR="0">
                <wp:extent cx="635" cy="19050"/>
                <wp:effectExtent l="114300" t="0" r="114300" b="0"/>
                <wp:docPr id="3" name="Rechteck 3"/>
                <a:graphic xmlns:a="http://schemas.openxmlformats.org/drawingml/2006/main">
                  <a:graphicData uri="http://schemas.microsoft.com/office/word/2010/wordprocessingShape">
                    <wps:wsp>
                      <wps:cNvSpPr/>
                      <wps:nvSpPr>
                        <wps:cNvPr id="4" name="Rechteck 3"/>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ID="Rechteck 3" fillcolor="white" stroked="t" o:allowincell="f" style="position:absolute;margin-left:0pt;margin-top:-1.55pt;width:0pt;height:1.45pt;mso-wrap-style:none;v-text-anchor:middle;mso-position-vertical:top">
                <v:fill o:detectmouseclick="t" type="solid" color2="black"/>
                <v:stroke color="black" joinstyle="round" endcap="flat"/>
                <w10:wrap type="none"/>
              </v:rect>
            </w:pict>
          </mc:Fallback>
        </mc:AlternateContent>
      </w:r>
      <w:bookmarkEnd w:id="5"/>
      <w:bookmarkEnd w:id="6"/>
    </w:p>
    <w:p>
      <w:pPr>
        <w:pStyle w:val="Heading3"/>
        <w:spacing w:lineRule="auto" w:line="480"/>
        <w:jc w:val="both"/>
        <w:rPr>
          <w:rFonts w:ascii="Arial" w:hAnsi="Arial" w:cs="Arial"/>
        </w:rPr>
      </w:pPr>
      <w:r>
        <w:rPr>
          <w:rFonts w:cs="Arial" w:ascii="Arial" w:hAnsi="Arial"/>
        </w:rPr>
        <w:t>2. Technician Influences Microbiome More Than Processing Environment</w:t>
      </w:r>
    </w:p>
    <w:p>
      <w:pPr>
        <w:pStyle w:val="FirstParagraph"/>
        <w:spacing w:lineRule="auto" w:line="480"/>
        <w:jc w:val="both"/>
        <w:rPr>
          <w:rFonts w:ascii="Arial" w:hAnsi="Arial" w:cs="Arial"/>
        </w:rPr>
      </w:pPr>
      <w:r>
        <w:rPr>
          <w:rFonts w:cs="Arial" w:ascii="Arial" w:hAnsi="Arial"/>
        </w:rPr>
        <w:t xml:space="preserve">As we discovered highly </w:t>
      </w:r>
      <w:commentRangeStart w:id="23"/>
      <w:r>
        <w:rPr>
          <w:rFonts w:cs="Arial" w:ascii="Arial" w:hAnsi="Arial"/>
        </w:rPr>
        <w:t xml:space="preserve">prevalent and abundant oral microbiota in our NCT samples, we further explored the possible batch effect that is introduced by the LP that processed the samples. To this end, two LPs performed DNA extraction, library preparation and sequencing of four sterile water samples, which were equally distributed. The experiment was repeated twice in different environments. First one LP processed samples in a low-germ environment and the other one under standard </w:t>
      </w:r>
      <w:r>
        <w:rPr>
          <w:rFonts w:cs="Arial" w:ascii="Arial" w:hAnsi="Arial"/>
        </w:rPr>
      </w:r>
      <w:commentRangeEnd w:id="23"/>
      <w:r>
        <w:commentReference w:id="23"/>
      </w:r>
      <w:r>
        <w:rPr>
          <w:rFonts w:cs="Arial" w:ascii="Arial" w:hAnsi="Arial"/>
        </w:rPr>
        <w:t>condition. For the repeated sample LPs switched processing environment (</w:t>
      </w:r>
      <w:commentRangeStart w:id="24"/>
      <w:commentRangeStart w:id="25"/>
      <w:r>
        <w:rPr>
          <w:rFonts w:cs="Arial" w:ascii="Arial" w:hAnsi="Arial"/>
        </w:rPr>
        <w:t>Figure 2.1</w:t>
      </w:r>
      <w:r>
        <w:rPr>
          <w:rFonts w:cs="Arial" w:ascii="Arial" w:hAnsi="Arial"/>
        </w:rPr>
      </w:r>
      <w:commentRangeEnd w:id="24"/>
      <w:r>
        <w:commentReference w:id="24"/>
      </w:r>
      <w:r>
        <w:rPr>
          <w:rFonts w:cs="Arial" w:ascii="Arial" w:hAnsi="Arial"/>
        </w:rPr>
      </w:r>
      <w:commentRangeEnd w:id="25"/>
      <w:r>
        <w:commentReference w:id="25"/>
      </w:r>
      <w:r>
        <w:rPr>
          <w:rFonts w:cs="Arial" w:ascii="Arial" w:hAnsi="Arial"/>
        </w:rPr>
        <w:t>; see Materials and Methods for full protocol). Notably, in univariate analyses alpha diversity analysis revealed no significant difference with respect to environmental condition (Observed species: OR = , p = , Shannon: OR = , p = ), but  a clear distinction between LPs was observed (Observed species: OR = , p = , Shannon: OR = , p = ,Figure 2.2). In line with this results, beta diversity revealed significant clustering by LPs identity (</w:t>
      </w:r>
      <w:commentRangeStart w:id="26"/>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value</m:t>
        </m:r>
        <m:r>
          <w:rPr>
            <w:rFonts w:ascii="Cambria Math" w:hAnsi="Cambria Math"/>
          </w:rPr>
          <m:t xml:space="preserve">≤</m:t>
        </m:r>
        <m:r>
          <w:rPr>
            <w:rFonts w:ascii="Cambria Math" w:hAnsi="Cambria Math"/>
          </w:rPr>
          <m:t xml:space="preserve">0.05</m:t>
        </m:r>
      </m:oMath>
      <w:r>
        <w:rPr/>
      </w:r>
      <w:commentRangeEnd w:id="26"/>
      <w:r>
        <w:commentReference w:id="26"/>
      </w:r>
      <w:r>
        <w:rPr>
          <w:rFonts w:cs="Arial" w:ascii="Arial" w:hAnsi="Arial"/>
        </w:rPr>
        <w:t xml:space="preserve">), with no significant effect of environmental conditions (p-value = 0.3926; Fig. </w:t>
      </w:r>
      <w:commentRangeStart w:id="27"/>
      <w:r>
        <w:rPr>
          <w:rFonts w:cs="Arial" w:ascii="Arial" w:hAnsi="Arial"/>
        </w:rPr>
        <w:t>2.3</w:t>
      </w:r>
      <w:r>
        <w:rPr>
          <w:rFonts w:cs="Arial" w:ascii="Arial" w:hAnsi="Arial"/>
        </w:rPr>
      </w:r>
      <w:commentRangeEnd w:id="27"/>
      <w:r>
        <w:commentReference w:id="27"/>
      </w:r>
      <w:r>
        <w:rPr>
          <w:rFonts w:cs="Arial" w:ascii="Arial" w:hAnsi="Arial"/>
        </w:rPr>
        <w:t xml:space="preserve">). Notably, after adjusting LP as random effect in a </w:t>
      </w:r>
      <w:commentRangeStart w:id="28"/>
      <w:r>
        <w:rPr>
          <w:rFonts w:cs="Arial" w:ascii="Arial" w:hAnsi="Arial"/>
        </w:rPr>
        <w:t>multiple mixed model</w:t>
      </w:r>
      <w:r>
        <w:rPr>
          <w:rFonts w:cs="Arial" w:ascii="Arial" w:hAnsi="Arial"/>
        </w:rPr>
      </w:r>
      <w:commentRangeEnd w:id="28"/>
      <w:r>
        <w:commentReference w:id="28"/>
      </w:r>
      <w:r>
        <w:rPr>
          <w:rFonts w:cs="Arial" w:ascii="Arial" w:hAnsi="Arial"/>
        </w:rPr>
        <w:t>, the bacterial profiles of low-germ environment and standard conditions diverged significantly (p = 0.02*), indicating that while LP-derived contamination is dominant, environmental setting contributes an independent, detectable signal.</w:t>
      </w:r>
    </w:p>
    <w:p>
      <w:pPr>
        <w:pStyle w:val="BodyText"/>
        <w:spacing w:lineRule="auto" w:line="480"/>
        <w:jc w:val="both"/>
        <w:rPr>
          <w:rFonts w:ascii="Arial" w:hAnsi="Arial" w:cs="Arial"/>
        </w:rPr>
      </w:pPr>
      <w:r>
        <w:rPr>
          <w:rFonts w:cs="Arial" w:ascii="Arial" w:hAnsi="Arial"/>
        </w:rPr>
        <w:t xml:space="preserve">Given the low read counts and high sparsity of </w:t>
      </w:r>
      <w:commentRangeStart w:id="29"/>
      <w:r>
        <w:rPr>
          <w:rFonts w:cs="Arial" w:ascii="Arial" w:hAnsi="Arial"/>
        </w:rPr>
        <w:t>NCT</w:t>
      </w:r>
      <w:r>
        <w:rPr>
          <w:rFonts w:cs="Arial" w:ascii="Arial" w:hAnsi="Arial"/>
        </w:rPr>
      </w:r>
      <w:commentRangeEnd w:id="29"/>
      <w:r>
        <w:commentReference w:id="29"/>
      </w:r>
      <w:r>
        <w:rPr>
          <w:rFonts w:cs="Arial" w:ascii="Arial" w:hAnsi="Arial"/>
        </w:rPr>
        <w:t xml:space="preserve"> data, DAA between conditions was performed using </w:t>
      </w:r>
      <w:commentRangeStart w:id="30"/>
      <w:r>
        <w:rPr>
          <w:rFonts w:cs="Arial" w:ascii="Arial" w:hAnsi="Arial"/>
        </w:rPr>
        <w:t xml:space="preserve">ANCOM-BC2 (11) and ALDEx2 </w:t>
      </w:r>
      <w:r>
        <w:rPr>
          <w:rFonts w:cs="Arial" w:ascii="Arial" w:hAnsi="Arial"/>
        </w:rPr>
      </w:r>
      <w:commentRangeEnd w:id="30"/>
      <w:r>
        <w:commentReference w:id="30"/>
      </w:r>
      <w:r>
        <w:rPr>
          <w:rFonts w:cs="Arial" w:ascii="Arial" w:hAnsi="Arial"/>
        </w:rPr>
        <w:t xml:space="preserve">(12) with relaxed significance thresholds (ANCOM-BC2: </w:t>
      </w:r>
      <w:commentRangeStart w:id="31"/>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0.1</m:t>
        </m:r>
      </m:oMath>
      <w:r>
        <w:rPr/>
      </w:r>
      <w:commentRangeEnd w:id="31"/>
      <w:r>
        <w:commentReference w:id="31"/>
      </w:r>
      <w:r>
        <w:rPr>
          <w:rFonts w:cs="Arial" w:ascii="Arial" w:hAnsi="Arial"/>
        </w:rPr>
        <w:t xml:space="preserve">; ALDEx2: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0.2</m:t>
        </m:r>
      </m:oMath>
      <w:r>
        <w:rPr/>
        <w:commentReference w:id="32"/>
      </w:r>
      <w:r>
        <w:rPr>
          <w:rFonts w:cs="Arial" w:ascii="Arial" w:hAnsi="Arial"/>
        </w:rPr>
        <w:t>). These analyses identified a set of taxa consistently enriched under bench conditions, consistent with human skin and oral commensals introduced during opening bench handling (</w:t>
      </w:r>
      <w:commentRangeStart w:id="33"/>
      <w:r>
        <w:rPr>
          <w:rFonts w:cs="Arial" w:ascii="Arial" w:hAnsi="Arial"/>
        </w:rPr>
        <w:t>Figure 2.4</w:t>
      </w:r>
      <w:r>
        <w:rPr>
          <w:rFonts w:cs="Arial" w:ascii="Arial" w:hAnsi="Arial"/>
        </w:rPr>
      </w:r>
      <w:commentRangeEnd w:id="33"/>
      <w:r>
        <w:commentReference w:id="33"/>
      </w:r>
      <w:r>
        <w:rPr>
          <w:rFonts w:cs="Arial" w:ascii="Arial" w:hAnsi="Arial"/>
        </w:rPr>
        <w:t>).</w:t>
      </w:r>
    </w:p>
    <w:p>
      <w:pPr>
        <w:pStyle w:val="Normal"/>
        <w:spacing w:lineRule="auto" w:line="480"/>
        <w:jc w:val="both"/>
        <w:rPr>
          <w:rFonts w:ascii="Arial" w:hAnsi="Arial" w:cs="Arial"/>
        </w:rPr>
      </w:pPr>
      <w:bookmarkStart w:id="7" w:name="X5fc5b9bfe8757937022f248ad15dfb612f09d75"/>
      <w:r>
        <w:rPr/>
        <mc:AlternateContent>
          <mc:Choice Requires="wps">
            <w:drawing>
              <wp:inline distT="0" distB="0" distL="0" distR="0">
                <wp:extent cx="5943600" cy="19050"/>
                <wp:effectExtent l="114300" t="0" r="114300" b="0"/>
                <wp:docPr id="5" name="Rechteck 5"/>
                <a:graphic xmlns:a="http://schemas.openxmlformats.org/drawingml/2006/main">
                  <a:graphicData uri="http://schemas.microsoft.com/office/word/2010/wordprocessingShape">
                    <wps:wsp>
                      <wps:cNvSpPr/>
                      <wps:nvSpPr>
                        <wps:cNvPr id="6" name="Rechteck 5"/>
                        <wps:cNvSpPr/>
                      </wps: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id="shape_0" ID="Rechteck 5" fillcolor="white" stroked="t" o:allowincell="f" style="position:absolute;margin-left:0pt;margin-top:-1.55pt;width:467.95pt;height:1.45pt;mso-wrap-style:none;v-text-anchor:middle;mso-position-vertical:top">
                <v:fill o:detectmouseclick="t" type="solid" color2="black"/>
                <v:stroke color="black" joinstyle="round" endcap="flat"/>
                <w10:wrap type="none"/>
              </v:rect>
            </w:pict>
          </mc:Fallback>
        </mc:AlternateContent>
      </w:r>
      <w:bookmarkEnd w:id="7"/>
    </w:p>
    <w:p>
      <w:pPr>
        <w:pStyle w:val="Heading3"/>
        <w:spacing w:lineRule="auto" w:line="480"/>
        <w:jc w:val="both"/>
        <w:rPr>
          <w:rFonts w:ascii="Arial" w:hAnsi="Arial" w:cs="Arial"/>
        </w:rPr>
      </w:pPr>
      <w:r>
        <w:rPr>
          <w:rFonts w:cs="Arial" w:ascii="Arial" w:hAnsi="Arial"/>
        </w:rPr>
        <w:t>3. Benchmarking of Decontamination Methods</w:t>
      </w:r>
    </w:p>
    <w:p>
      <w:pPr>
        <w:pStyle w:val="FirstParagraph"/>
        <w:spacing w:lineRule="auto" w:line="480"/>
        <w:jc w:val="both"/>
        <w:rPr>
          <w:rFonts w:ascii="Arial" w:hAnsi="Arial" w:cs="Arial"/>
        </w:rPr>
      </w:pPr>
      <w:r>
        <w:rPr>
          <w:rFonts w:cs="Arial" w:ascii="Arial" w:hAnsi="Arial"/>
        </w:rPr>
        <w:t xml:space="preserve">As previous hallmark publication pointed out, the intratumoral microbiome might play a crucial role in progression of PDAC and the development of chemotherapy </w:t>
      </w:r>
      <w:commentRangeStart w:id="34"/>
      <w:r>
        <w:rPr>
          <w:rFonts w:cs="Arial" w:ascii="Arial" w:hAnsi="Arial"/>
        </w:rPr>
        <w:t>resistance.</w:t>
      </w:r>
      <w:r>
        <w:rPr>
          <w:rFonts w:cs="Arial" w:ascii="Arial" w:hAnsi="Arial"/>
        </w:rPr>
      </w:r>
      <w:commentRangeEnd w:id="34"/>
      <w:r>
        <w:commentReference w:id="34"/>
      </w:r>
      <w:r>
        <w:rPr>
          <w:rFonts w:cs="Arial" w:ascii="Arial" w:hAnsi="Arial"/>
        </w:rPr>
        <w:t xml:space="preserve"> In light of the low-biomass environment, the assessment of intratumoral microbes is susceptible to the presence of ubiquitous contaminants. To this end, a thorough decontamination approach is necessary to disentangle contaminants from true signals. To identify the most robust method we performed benchmarking experiments applying four decontamination strategies, including restrictive filtering, Decontam R package (6), SCRuB (2), and Nj procedure (7) to the 16S profiles of eighteen fresh frozen (FF) PDAC samples, generating four decontaminated abundance tables alongside the non-decontaminated data (</w:t>
      </w:r>
      <w:commentRangeStart w:id="35"/>
      <w:r>
        <w:rPr>
          <w:rFonts w:cs="Arial" w:ascii="Arial" w:hAnsi="Arial"/>
        </w:rPr>
        <w:t>ND</w:t>
      </w:r>
      <w:r>
        <w:rPr>
          <w:rFonts w:cs="Arial" w:ascii="Arial" w:hAnsi="Arial"/>
        </w:rPr>
      </w:r>
      <w:commentRangeEnd w:id="35"/>
      <w:r>
        <w:commentReference w:id="35"/>
      </w:r>
      <w:r>
        <w:rPr>
          <w:rFonts w:cs="Arial" w:ascii="Arial" w:hAnsi="Arial"/>
        </w:rPr>
        <w:t xml:space="preserve">). The comparison of different decontamination methods were done with two different normalization techniques: rarefaction and wrench normalization. </w:t>
      </w:r>
    </w:p>
    <w:p>
      <w:pPr>
        <w:pStyle w:val="FirstParagraph"/>
        <w:spacing w:lineRule="auto" w:line="480"/>
        <w:jc w:val="both"/>
        <w:rPr>
          <w:rFonts w:ascii="Arial" w:hAnsi="Arial" w:cs="Arial"/>
        </w:rPr>
      </w:pPr>
      <w:r>
        <w:rPr>
          <w:rFonts w:cs="Arial" w:ascii="Arial" w:hAnsi="Arial"/>
        </w:rPr>
        <w:t>Firstly, a comparison was made between decontamination data sets and the longitudinally derived contaminant profile. Secondly, we performed additional sequencing on the same samples more than two years later from a different LP to control for the batch effect and investigate which decontamination approach most robustly identifies the intratumoral microbial composition.</w:t>
      </w:r>
    </w:p>
    <w:p>
      <w:pPr>
        <w:pStyle w:val="Heading4"/>
        <w:spacing w:lineRule="auto" w:line="480"/>
        <w:jc w:val="both"/>
        <w:rPr>
          <w:rFonts w:ascii="Arial" w:hAnsi="Arial" w:cs="Arial"/>
        </w:rPr>
      </w:pPr>
      <w:r>
        <w:rPr>
          <w:rFonts w:cs="Arial" w:ascii="Arial" w:hAnsi="Arial"/>
        </w:rPr>
        <w:t>3.1 Assessment Using Longitudinal Negative Control Survey</w:t>
      </w:r>
    </w:p>
    <w:p>
      <w:pPr>
        <w:pStyle w:val="FirstParagraph"/>
        <w:spacing w:lineRule="auto" w:line="480"/>
        <w:jc w:val="both"/>
        <w:rPr>
          <w:rFonts w:ascii="Arial" w:hAnsi="Arial" w:cs="Arial"/>
        </w:rPr>
      </w:pPr>
      <w:r>
        <w:rPr>
          <w:rFonts w:cs="Arial" w:ascii="Arial" w:hAnsi="Arial"/>
        </w:rPr>
        <w:commentReference w:id="36"/>
      </w:r>
      <w:r>
        <w:rPr>
          <w:rFonts w:cs="Arial" w:ascii="Arial" w:hAnsi="Arial"/>
        </w:rPr>
        <w:commentReference w:id="37"/>
      </w:r>
      <w:r>
        <w:rPr>
          <w:rFonts w:cs="Arial" w:ascii="Arial" w:hAnsi="Arial"/>
        </w:rPr>
        <w:t xml:space="preserve">We leveraged the longitudinally derived contaminant profile from above mentioned experiments as a negative reference for evaluation and defined a composite score comprising two complementary components: yield and purity. First, yield is the proportion of putative significant taxa absent from the NCT survey over the number of observed species. On the other hand, purity is the proportion of NCT-absent taxa among all putative significant taxa over the total number of putative significant taxa. The composite score, which is the product of yield and purity, simultaneously rewards methods that exclude contaminant taxa while prevents excessive removal of true taxa (see Materials and Methods section for more details). Scores were computed per sample, and methods were compared using a linear mixed model (LMM) to account for sample level random effects. The residual normality assumption of LMM was validated through quantile–quantile plot (Supplement Figure 3.A). The Nj method achieved the highest composite score, significantly outperforming all alternatives (Figure 3A, </w:t>
      </w:r>
      <w:commentRangeStart w:id="38"/>
      <w:r>
        <w:rPr>
          <w:rFonts w:cs="Arial" w:ascii="Arial" w:hAnsi="Arial"/>
        </w:rPr>
        <w:t xml:space="preserve">supplemental table …). </w:t>
      </w:r>
      <w:r>
        <w:rPr>
          <w:rFonts w:cs="Arial" w:ascii="Arial" w:hAnsi="Arial"/>
        </w:rPr>
      </w:r>
      <w:commentRangeEnd w:id="38"/>
      <w:r>
        <w:commentReference w:id="38"/>
      </w:r>
      <w:r>
        <w:rPr>
          <w:rFonts w:cs="Arial" w:ascii="Arial" w:hAnsi="Arial"/>
        </w:rPr>
        <w:t>ND data scored lower than Nj and restrictive method, on the same level with Decontam method. Interestingly, the composite score from SCRuB is the smallest. Normally SCRuB shows its effectiveness from the leakage well information, which was not applicable in our experimental settings.</w:t>
      </w:r>
    </w:p>
    <w:p>
      <w:pPr>
        <w:pStyle w:val="BodyText"/>
        <w:spacing w:lineRule="auto" w:line="480"/>
        <w:jc w:val="both"/>
        <w:rPr>
          <w:rFonts w:ascii="Arial" w:hAnsi="Arial" w:cs="Arial"/>
        </w:rPr>
      </w:pPr>
      <w:bookmarkStart w:id="8" w:name="Xa7c9418a3093274042901cee60f54be18df6fee"/>
      <w:commentRangeStart w:id="39"/>
      <w:r>
        <w:rPr>
          <w:rFonts w:cs="Arial" w:ascii="Arial" w:hAnsi="Arial"/>
        </w:rPr>
        <w:t>These results were confirmed with datasets normalized with rarefaction (Supplemental figure …, supplemental table</w:t>
      </w:r>
      <w:commentRangeStart w:id="40"/>
      <w:r>
        <w:rPr>
          <w:rFonts w:cs="Arial" w:ascii="Arial" w:hAnsi="Arial"/>
        </w:rPr>
        <w:t xml:space="preserve"> ….</w:t>
      </w:r>
      <w:r>
        <w:rPr>
          <w:rFonts w:cs="Arial" w:ascii="Arial" w:hAnsi="Arial"/>
        </w:rPr>
      </w:r>
      <w:commentRangeEnd w:id="40"/>
      <w:r>
        <w:commentReference w:id="40"/>
      </w:r>
      <w:r>
        <w:rPr>
          <w:rFonts w:cs="Arial" w:ascii="Arial" w:hAnsi="Arial"/>
        </w:rPr>
        <w:t xml:space="preserve">). </w:t>
      </w:r>
      <w:commentRangeStart w:id="41"/>
      <w:r>
        <w:rPr>
          <w:rFonts w:cs="Arial" w:ascii="Arial" w:hAnsi="Arial"/>
        </w:rPr>
      </w:r>
      <w:commentRangeEnd w:id="39"/>
      <w:r>
        <w:commentReference w:id="39"/>
      </w:r>
      <w:r>
        <w:rPr>
          <w:rFonts w:cs="Arial" w:ascii="Arial" w:hAnsi="Arial"/>
        </w:rPr>
      </w:r>
      <w:bookmarkEnd w:id="8"/>
      <w:commentRangeEnd w:id="41"/>
      <w:r>
        <w:commentReference w:id="41"/>
      </w:r>
      <w:r>
        <w:rPr>
          <w:rFonts w:cs="Arial" w:ascii="Arial" w:hAnsi="Arial"/>
        </w:rPr>
        <w:t>3.2 Assessment Using Technical Replicates</w:t>
      </w:r>
    </w:p>
    <w:p>
      <w:pPr>
        <w:pStyle w:val="FirstParagraph"/>
        <w:spacing w:lineRule="auto" w:line="480"/>
        <w:jc w:val="both"/>
        <w:rPr>
          <w:rFonts w:ascii="Arial" w:hAnsi="Arial" w:cs="Arial"/>
        </w:rPr>
      </w:pPr>
      <w:r>
        <w:rPr>
          <w:rFonts w:cs="Arial" w:ascii="Arial" w:hAnsi="Arial"/>
        </w:rPr>
        <w:t>To provide an orthogonal validation controlling for the batch effect, we re-sequenced ten FF PDAC samples from KPC mice more than two years after initial sequencing from a different LPas technical replicates. Our underlying assumption was that decontaminated profiles, should exhibit greater concordance between replicates from the same tumor sample than the technical replicates without decontamination (ND).</w:t>
      </w:r>
    </w:p>
    <w:p>
      <w:pPr>
        <w:pStyle w:val="BodyText"/>
        <w:spacing w:lineRule="auto" w:line="480"/>
        <w:jc w:val="both"/>
        <w:rPr>
          <w:rFonts w:ascii="Arial" w:hAnsi="Arial" w:cs="Arial"/>
        </w:rPr>
      </w:pPr>
      <w:r>
        <w:rPr>
          <w:rFonts w:cs="Arial" w:ascii="Arial" w:hAnsi="Arial"/>
        </w:rPr>
        <w:t>Inter-replicate dissimilarity was quantified using Aitchison distance, with pairwise comparisons assessed by paired Wilcoxon signed-rank test. The Nj method obtained the smallest inter-replicate distances, indicating superior within sample consistency (figure 3B, supplemental table</w:t>
      </w:r>
      <w:commentRangeStart w:id="42"/>
      <w:r>
        <w:rPr>
          <w:rFonts w:cs="Arial" w:ascii="Arial" w:hAnsi="Arial"/>
        </w:rPr>
        <w:t xml:space="preserve"> …</w:t>
      </w:r>
      <w:r>
        <w:rPr>
          <w:rFonts w:cs="Arial" w:ascii="Arial" w:hAnsi="Arial"/>
        </w:rPr>
      </w:r>
      <w:commentRangeEnd w:id="42"/>
      <w:r>
        <w:commentReference w:id="42"/>
      </w:r>
      <w:r>
        <w:rPr>
          <w:rFonts w:cs="Arial" w:ascii="Arial" w:hAnsi="Arial"/>
        </w:rPr>
        <w:t xml:space="preserve">). Consistently, inter-replicate among ND samples showed the highest scores, indicating suspected batch effect. </w:t>
      </w:r>
    </w:p>
    <w:p>
      <w:pPr>
        <w:pStyle w:val="BodyText"/>
        <w:spacing w:lineRule="auto" w:line="480"/>
        <w:jc w:val="both"/>
        <w:rPr>
          <w:rFonts w:ascii="Arial" w:hAnsi="Arial" w:cs="Arial"/>
        </w:rPr>
      </w:pPr>
      <w:r>
        <w:rPr>
          <w:rFonts w:cs="Arial" w:ascii="Arial" w:hAnsi="Arial"/>
        </w:rPr>
        <w:t xml:space="preserve">We also validated the results with other distance metric such as Jaccard and various normalization methods </w:t>
      </w:r>
      <w:commentRangeStart w:id="43"/>
      <w:r>
        <w:rPr>
          <w:rFonts w:cs="Arial" w:ascii="Arial" w:hAnsi="Arial"/>
        </w:rPr>
        <w:t>such as rarefaction and Wrench normalization</w:t>
      </w:r>
      <w:r>
        <w:rPr>
          <w:rFonts w:cs="Arial" w:ascii="Arial" w:hAnsi="Arial"/>
        </w:rPr>
      </w:r>
      <w:commentRangeEnd w:id="43"/>
      <w:r>
        <w:commentReference w:id="43"/>
      </w:r>
      <w:r>
        <w:rPr>
          <w:rFonts w:cs="Arial" w:ascii="Arial" w:hAnsi="Arial"/>
        </w:rPr>
        <w:t>, result in similar pattern. (See supplemental figures S3.xxx)</w:t>
      </w:r>
    </w:p>
    <w:p>
      <w:pPr>
        <w:pStyle w:val="BodyText"/>
        <w:spacing w:lineRule="auto" w:line="480"/>
        <w:jc w:val="both"/>
        <w:rPr>
          <w:rFonts w:ascii="Arial" w:hAnsi="Arial" w:cs="Arial"/>
        </w:rPr>
      </w:pPr>
      <w:r>
        <w:rPr>
          <w:rFonts w:cs="Arial" w:ascii="Arial" w:hAnsi="Arial"/>
        </w:rPr>
        <w:t>Furthermore, compositional overlap between replicas, measured as the fraction of shared taxa out of total detected taxa between two replicates was also highest for Nj method (Table 2 and Figure 3C). This measurement estimates the robustness of decontamination procedure. Notably, we excluded the extremely rare taxa and aggregate data into genus rank level. Other results for rare taxa filtering and different taxonomic rank could be found in the Supplementary (Figures S3.xxx and tables xxx).</w:t>
      </w:r>
    </w:p>
    <w:p>
      <w:pPr>
        <w:pStyle w:val="BodyText"/>
        <w:spacing w:lineRule="auto" w:line="480"/>
        <w:jc w:val="both"/>
        <w:rPr>
          <w:rFonts w:ascii="Arial" w:hAnsi="Arial" w:cs="Arial"/>
        </w:rPr>
      </w:pPr>
      <w:r>
        <w:rPr>
          <w:rFonts w:cs="Arial" w:ascii="Arial" w:hAnsi="Arial"/>
          <w:b/>
          <w:bCs/>
        </w:rPr>
        <w:t>Table 2.</w:t>
      </w:r>
      <w:r>
        <w:rPr>
          <w:rFonts w:cs="Arial" w:ascii="Arial" w:hAnsi="Arial"/>
        </w:rPr>
        <w:t xml:space="preserve"> Overlap: fraction of shared taxa over total taxa among replicates, counted in genus rank, with minimal prevalence of 5% and minimal_total_abundance 0.001%</w:t>
      </w:r>
      <w:r>
        <w:rPr/>
      </w:r>
      <m:oMath xmlns:m="http://schemas.openxmlformats.org/officeDocument/2006/math"/>
      <w:r>
        <w:rPr>
          <w:rFonts w:cs="Arial" w:ascii="Arial" w:hAnsi="Arial"/>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24"/>
        <w:gridCol w:w="1662"/>
        <w:gridCol w:w="2015"/>
        <w:gridCol w:w="1688"/>
        <w:gridCol w:w="1170"/>
        <w:gridCol w:w="1300"/>
      </w:tblGrid>
      <w:tr>
        <w:trPr>
          <w:tblHeader w:val="true"/>
          <w:cnfStyle w:val="100000000000" w:firstRow="1" w:lastRow="0" w:firstColumn="0" w:lastColumn="0" w:oddVBand="0" w:evenVBand="0" w:oddHBand="0" w:evenHBand="0" w:firstRowFirstColumn="0" w:firstRowLastColumn="0" w:lastRowFirstColumn="0" w:lastRowLastColumn="0"/>
        </w:trPr>
        <w:tc>
          <w:tcPr>
            <w:tcW w:w="1524" w:type="dxa"/>
            <w:tcBorders>
              <w:bottom w:val="single" w:sz="6" w:space="0" w:color="000000"/>
            </w:tcBorders>
            <w:vAlign w:val="bottom"/>
          </w:tcPr>
          <w:p>
            <w:pPr>
              <w:pStyle w:val="Compact"/>
              <w:widowControl/>
              <w:suppressAutoHyphens w:val="true"/>
              <w:spacing w:lineRule="auto" w:line="480" w:before="36" w:after="36"/>
              <w:jc w:val="both"/>
              <w:cnfStyle w:val="100000000000" w:firstRow="1" w:lastRow="0" w:firstColumn="0" w:lastColumn="0" w:oddVBand="0" w:evenVBand="0" w:oddHBand="0" w:evenHBand="0" w:firstRowFirstColumn="0" w:firstRowLastColumn="0" w:lastRowFirstColumn="0" w:lastRowLastColumn="0"/>
              <w:rPr>
                <w:rFonts w:ascii="Arial" w:hAnsi="Arial" w:eastAsia="Aptos" w:cs="Arial"/>
              </w:rPr>
            </w:pPr>
            <w:r>
              <w:rPr>
                <w:rFonts w:eastAsia="Aptos" w:cs="Arial" w:ascii="Arial" w:hAnsi="Arial"/>
                <w:kern w:val="0"/>
                <w:sz w:val="24"/>
                <w:szCs w:val="24"/>
                <w:lang w:val="en-US" w:eastAsia="en-US" w:bidi="ar-SA"/>
              </w:rPr>
              <w:t xml:space="preserve">Methods  </w:t>
            </w:r>
          </w:p>
        </w:tc>
        <w:tc>
          <w:tcPr>
            <w:tcW w:w="1662" w:type="dxa"/>
            <w:tcBorders>
              <w:bottom w:val="single" w:sz="6" w:space="0" w:color="000000"/>
            </w:tcBorders>
            <w:vAlign w:val="bottom"/>
          </w:tcPr>
          <w:p>
            <w:pPr>
              <w:pStyle w:val="Compact"/>
              <w:widowControl/>
              <w:suppressAutoHyphens w:val="true"/>
              <w:spacing w:lineRule="auto" w:line="480" w:before="36" w:after="36"/>
              <w:jc w:val="both"/>
              <w:cnfStyle w:val="100000000000" w:firstRow="1" w:lastRow="0" w:firstColumn="0" w:lastColumn="0" w:oddVBand="0" w:evenVBand="0" w:oddHBand="0" w:evenHBand="0" w:firstRowFirstColumn="0" w:firstRowLastColumn="0" w:lastRowFirstColumn="0" w:lastRowLastColumn="0"/>
              <w:rPr>
                <w:rFonts w:ascii="Arial" w:hAnsi="Arial" w:eastAsia="Aptos" w:cs="Arial"/>
              </w:rPr>
            </w:pPr>
            <w:r>
              <w:rPr>
                <w:rFonts w:eastAsia="Aptos" w:cs="Arial" w:ascii="Arial" w:hAnsi="Arial"/>
                <w:kern w:val="0"/>
                <w:sz w:val="24"/>
                <w:szCs w:val="24"/>
                <w:lang w:val="en-US" w:eastAsia="en-US" w:bidi="ar-SA"/>
              </w:rPr>
              <w:t>Observed genera replicate 1</w:t>
            </w:r>
          </w:p>
        </w:tc>
        <w:tc>
          <w:tcPr>
            <w:tcW w:w="2015" w:type="dxa"/>
            <w:tcBorders>
              <w:bottom w:val="single" w:sz="6" w:space="0" w:color="000000"/>
            </w:tcBorders>
            <w:vAlign w:val="bottom"/>
          </w:tcPr>
          <w:p>
            <w:pPr>
              <w:pStyle w:val="Compact"/>
              <w:widowControl/>
              <w:suppressAutoHyphens w:val="true"/>
              <w:spacing w:lineRule="auto" w:line="480" w:before="36" w:after="36"/>
              <w:jc w:val="both"/>
              <w:cnfStyle w:val="100000000000" w:firstRow="1" w:lastRow="0" w:firstColumn="0" w:lastColumn="0" w:oddVBand="0" w:evenVBand="0" w:oddHBand="0" w:evenHBand="0" w:firstRowFirstColumn="0" w:firstRowLastColumn="0" w:lastRowFirstColumn="0" w:lastRowLastColumn="0"/>
              <w:rPr>
                <w:rFonts w:ascii="Arial" w:hAnsi="Arial" w:eastAsia="Aptos" w:cs="Arial"/>
              </w:rPr>
            </w:pPr>
            <w:r>
              <w:rPr>
                <w:rFonts w:eastAsia="Aptos" w:cs="Arial" w:ascii="Arial" w:hAnsi="Arial"/>
                <w:kern w:val="0"/>
                <w:sz w:val="24"/>
                <w:szCs w:val="24"/>
                <w:lang w:val="en-US" w:eastAsia="en-US" w:bidi="ar-SA"/>
              </w:rPr>
              <w:t>Observed genera replicate 2</w:t>
            </w:r>
          </w:p>
        </w:tc>
        <w:tc>
          <w:tcPr>
            <w:tcW w:w="1688" w:type="dxa"/>
            <w:tcBorders>
              <w:bottom w:val="single" w:sz="6" w:space="0" w:color="000000"/>
            </w:tcBorders>
            <w:vAlign w:val="bottom"/>
          </w:tcPr>
          <w:p>
            <w:pPr>
              <w:pStyle w:val="Compact"/>
              <w:widowControl/>
              <w:suppressAutoHyphens w:val="true"/>
              <w:spacing w:lineRule="auto" w:line="480" w:before="36" w:after="36"/>
              <w:jc w:val="both"/>
              <w:cnfStyle w:val="100000000000" w:firstRow="1" w:lastRow="0" w:firstColumn="0" w:lastColumn="0" w:oddVBand="0" w:evenVBand="0" w:oddHBand="0" w:evenHBand="0" w:firstRowFirstColumn="0" w:firstRowLastColumn="0" w:lastRowFirstColumn="0" w:lastRowLastColumn="0"/>
              <w:rPr>
                <w:rFonts w:ascii="Arial" w:hAnsi="Arial" w:eastAsia="Aptos" w:cs="Arial"/>
              </w:rPr>
            </w:pPr>
            <w:r>
              <w:rPr>
                <w:rFonts w:eastAsia="Aptos" w:cs="Arial" w:ascii="Arial" w:hAnsi="Arial"/>
                <w:kern w:val="0"/>
                <w:sz w:val="24"/>
                <w:szCs w:val="24"/>
                <w:lang w:val="en-US" w:eastAsia="en-US" w:bidi="ar-SA"/>
              </w:rPr>
              <w:t>Count of intersection</w:t>
            </w:r>
          </w:p>
        </w:tc>
        <w:tc>
          <w:tcPr>
            <w:tcW w:w="1170" w:type="dxa"/>
            <w:tcBorders>
              <w:bottom w:val="single" w:sz="6" w:space="0" w:color="000000"/>
            </w:tcBorders>
            <w:vAlign w:val="bottom"/>
          </w:tcPr>
          <w:p>
            <w:pPr>
              <w:pStyle w:val="Compact"/>
              <w:widowControl/>
              <w:suppressAutoHyphens w:val="true"/>
              <w:spacing w:lineRule="auto" w:line="480" w:before="36" w:after="36"/>
              <w:jc w:val="both"/>
              <w:cnfStyle w:val="100000000000" w:firstRow="1" w:lastRow="0" w:firstColumn="0" w:lastColumn="0" w:oddVBand="0" w:evenVBand="0" w:oddHBand="0" w:evenHBand="0" w:firstRowFirstColumn="0" w:firstRowLastColumn="0" w:lastRowFirstColumn="0" w:lastRowLastColumn="0"/>
              <w:rPr>
                <w:rFonts w:ascii="Arial" w:hAnsi="Arial" w:eastAsia="Aptos" w:cs="Arial"/>
              </w:rPr>
            </w:pPr>
            <w:r>
              <w:rPr>
                <w:rFonts w:eastAsia="Aptos" w:cs="Arial" w:ascii="Arial" w:hAnsi="Arial"/>
                <w:kern w:val="0"/>
                <w:sz w:val="24"/>
                <w:szCs w:val="24"/>
                <w:lang w:val="en-US" w:eastAsia="en-US" w:bidi="ar-SA"/>
              </w:rPr>
              <w:t>n</w:t>
            </w:r>
            <w:commentRangeStart w:id="44"/>
            <w:r>
              <w:rPr>
                <w:rFonts w:eastAsia="Aptos" w:cs="Arial" w:ascii="Arial" w:hAnsi="Arial"/>
                <w:kern w:val="0"/>
                <w:sz w:val="24"/>
                <w:szCs w:val="24"/>
                <w:lang w:val="en-US" w:eastAsia="en-US" w:bidi="ar-SA"/>
              </w:rPr>
              <w:t>_union</w:t>
            </w:r>
            <w:commentRangeEnd w:id="44"/>
            <w:r>
              <w:commentReference w:id="44"/>
            </w:r>
            <w:r>
              <w:rPr>
                <w:rFonts w:eastAsia="Aptos" w:cs="Arial" w:ascii="Arial" w:hAnsi="Arial"/>
                <w:kern w:val="0"/>
                <w:sz w:val="24"/>
                <w:szCs w:val="24"/>
                <w:lang w:val="en-US" w:eastAsia="en-US" w:bidi="ar-SA"/>
              </w:rPr>
            </w:r>
          </w:p>
        </w:tc>
        <w:tc>
          <w:tcPr>
            <w:tcW w:w="1300" w:type="dxa"/>
            <w:tcBorders>
              <w:bottom w:val="single" w:sz="6" w:space="0" w:color="000000"/>
            </w:tcBorders>
            <w:vAlign w:val="bottom"/>
          </w:tcPr>
          <w:p>
            <w:pPr>
              <w:pStyle w:val="Compact"/>
              <w:widowControl/>
              <w:suppressAutoHyphens w:val="true"/>
              <w:spacing w:lineRule="auto" w:line="480" w:before="36" w:after="36"/>
              <w:jc w:val="both"/>
              <w:cnfStyle w:val="100000000000" w:firstRow="1" w:lastRow="0" w:firstColumn="0" w:lastColumn="0" w:oddVBand="0" w:evenVBand="0" w:oddHBand="0" w:evenHBand="0" w:firstRowFirstColumn="0" w:firstRowLastColumn="0" w:lastRowFirstColumn="0" w:lastRowLastColumn="0"/>
              <w:rPr>
                <w:rFonts w:ascii="Arial" w:hAnsi="Arial" w:eastAsia="Aptos" w:cs="Arial"/>
              </w:rPr>
            </w:pPr>
            <w:r>
              <w:rPr>
                <w:rFonts w:eastAsia="Aptos" w:cs="Arial" w:ascii="Arial" w:hAnsi="Arial"/>
                <w:kern w:val="0"/>
                <w:sz w:val="24"/>
                <w:szCs w:val="24"/>
                <w:lang w:val="en-US" w:eastAsia="en-US" w:bidi="ar-SA"/>
              </w:rPr>
              <w:t>fraction</w:t>
            </w:r>
          </w:p>
        </w:tc>
      </w:tr>
      <w:tr>
        <w:trPr/>
        <w:tc>
          <w:tcPr>
            <w:tcW w:w="1524"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Raw</w:t>
            </w:r>
          </w:p>
        </w:tc>
        <w:tc>
          <w:tcPr>
            <w:tcW w:w="1662"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140</w:t>
            </w:r>
          </w:p>
        </w:tc>
        <w:tc>
          <w:tcPr>
            <w:tcW w:w="2015"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106</w:t>
            </w:r>
          </w:p>
        </w:tc>
        <w:tc>
          <w:tcPr>
            <w:tcW w:w="1688"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71</w:t>
            </w:r>
          </w:p>
        </w:tc>
        <w:tc>
          <w:tcPr>
            <w:tcW w:w="1170"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175</w:t>
            </w:r>
          </w:p>
        </w:tc>
        <w:tc>
          <w:tcPr>
            <w:tcW w:w="1300"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0.406</w:t>
            </w:r>
          </w:p>
        </w:tc>
      </w:tr>
      <w:tr>
        <w:trPr/>
        <w:tc>
          <w:tcPr>
            <w:tcW w:w="1524"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Restrictive</w:t>
            </w:r>
          </w:p>
        </w:tc>
        <w:tc>
          <w:tcPr>
            <w:tcW w:w="1662"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116</w:t>
            </w:r>
          </w:p>
        </w:tc>
        <w:tc>
          <w:tcPr>
            <w:tcW w:w="2015"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95</w:t>
            </w:r>
          </w:p>
        </w:tc>
        <w:tc>
          <w:tcPr>
            <w:tcW w:w="1688"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66</w:t>
            </w:r>
          </w:p>
        </w:tc>
        <w:tc>
          <w:tcPr>
            <w:tcW w:w="1170"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145</w:t>
            </w:r>
          </w:p>
        </w:tc>
        <w:tc>
          <w:tcPr>
            <w:tcW w:w="1300"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0.455</w:t>
            </w:r>
          </w:p>
        </w:tc>
      </w:tr>
      <w:tr>
        <w:trPr/>
        <w:tc>
          <w:tcPr>
            <w:tcW w:w="1524"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Decontam</w:t>
            </w:r>
          </w:p>
        </w:tc>
        <w:tc>
          <w:tcPr>
            <w:tcW w:w="1662"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124</w:t>
            </w:r>
          </w:p>
        </w:tc>
        <w:tc>
          <w:tcPr>
            <w:tcW w:w="2015"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102</w:t>
            </w:r>
          </w:p>
        </w:tc>
        <w:tc>
          <w:tcPr>
            <w:tcW w:w="1688"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70</w:t>
            </w:r>
          </w:p>
        </w:tc>
        <w:tc>
          <w:tcPr>
            <w:tcW w:w="1170"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156</w:t>
            </w:r>
          </w:p>
        </w:tc>
        <w:tc>
          <w:tcPr>
            <w:tcW w:w="1300"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0.449</w:t>
            </w:r>
          </w:p>
        </w:tc>
      </w:tr>
      <w:tr>
        <w:trPr/>
        <w:tc>
          <w:tcPr>
            <w:tcW w:w="1524"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SCRuB</w:t>
            </w:r>
          </w:p>
        </w:tc>
        <w:tc>
          <w:tcPr>
            <w:tcW w:w="1662"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136</w:t>
            </w:r>
          </w:p>
        </w:tc>
        <w:tc>
          <w:tcPr>
            <w:tcW w:w="2015"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105</w:t>
            </w:r>
          </w:p>
        </w:tc>
        <w:tc>
          <w:tcPr>
            <w:tcW w:w="1688"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74</w:t>
            </w:r>
          </w:p>
        </w:tc>
        <w:tc>
          <w:tcPr>
            <w:tcW w:w="1170"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167</w:t>
            </w:r>
          </w:p>
        </w:tc>
        <w:tc>
          <w:tcPr>
            <w:tcW w:w="1300"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0.443</w:t>
            </w:r>
          </w:p>
        </w:tc>
      </w:tr>
      <w:tr>
        <w:trPr/>
        <w:tc>
          <w:tcPr>
            <w:tcW w:w="1524"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Nj</w:t>
            </w:r>
          </w:p>
        </w:tc>
        <w:tc>
          <w:tcPr>
            <w:tcW w:w="1662"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63</w:t>
            </w:r>
          </w:p>
        </w:tc>
        <w:tc>
          <w:tcPr>
            <w:tcW w:w="2015"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65</w:t>
            </w:r>
          </w:p>
        </w:tc>
        <w:tc>
          <w:tcPr>
            <w:tcW w:w="1688"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50</w:t>
            </w:r>
          </w:p>
        </w:tc>
        <w:tc>
          <w:tcPr>
            <w:tcW w:w="1170"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78</w:t>
            </w:r>
          </w:p>
        </w:tc>
        <w:tc>
          <w:tcPr>
            <w:tcW w:w="1300"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0.641</w:t>
            </w:r>
            <w:bookmarkStart w:id="9" w:name="assessment-using-technical-replicates"/>
            <w:bookmarkStart w:id="10" w:name="benchmarking-of-decontamination-methods"/>
            <w:bookmarkEnd w:id="9"/>
            <w:bookmarkEnd w:id="10"/>
          </w:p>
        </w:tc>
      </w:tr>
    </w:tbl>
    <w:p>
      <w:pPr>
        <w:pStyle w:val="Heading3"/>
        <w:spacing w:lineRule="auto" w:line="480"/>
        <w:jc w:val="both"/>
        <w:rPr>
          <w:rFonts w:ascii="Arial" w:hAnsi="Arial" w:cs="Arial"/>
          <w:i/>
          <w:i/>
          <w:iCs/>
          <w:sz w:val="24"/>
          <w:szCs w:val="24"/>
        </w:rPr>
      </w:pPr>
      <w:r>
        <w:rPr>
          <w:rFonts w:cs="Arial" w:ascii="Arial" w:hAnsi="Arial"/>
          <w:i/>
          <w:iCs/>
          <w:sz w:val="24"/>
          <w:szCs w:val="24"/>
        </w:rPr>
        <w:t>3.3. Biological plausibility of identified true taxa</w:t>
      </w:r>
    </w:p>
    <w:p>
      <w:pPr>
        <w:pStyle w:val="BodyText"/>
        <w:rPr/>
      </w:pPr>
      <w:r>
        <w:rPr/>
        <w:t xml:space="preserve">Please expand and provide tables. </w:t>
      </w:r>
    </w:p>
    <w:p>
      <w:pPr>
        <w:pStyle w:val="Heading3"/>
        <w:spacing w:lineRule="auto" w:line="480"/>
        <w:jc w:val="both"/>
        <w:rPr>
          <w:rFonts w:ascii="Arial" w:hAnsi="Arial" w:cs="Arial"/>
        </w:rPr>
      </w:pPr>
      <w:r>
        <w:rPr>
          <w:rFonts w:cs="Arial" w:ascii="Arial" w:hAnsi="Arial"/>
        </w:rPr>
        <w:t>4. Intratumoral Bacterial Profile of PDAC Fresh Frozen Samples</w:t>
      </w:r>
    </w:p>
    <w:p>
      <w:pPr>
        <w:pStyle w:val="FirstParagraph"/>
        <w:spacing w:lineRule="auto" w:line="480"/>
        <w:jc w:val="both"/>
        <w:rPr>
          <w:rFonts w:ascii="Arial" w:hAnsi="Arial" w:cs="Arial"/>
        </w:rPr>
      </w:pPr>
      <w:r>
        <w:rPr>
          <w:rFonts w:cs="Arial" w:ascii="Arial" w:hAnsi="Arial"/>
        </w:rPr>
        <w:t xml:space="preserve">We applied all decontamination strategies to characterize the intratumoral bacterial community of the ten replicated PDAC fresh-frozen samples. In the raw, un-decontaminated profile, samples were dominated by environmental contaminants. For example, </w:t>
      </w:r>
      <w:r>
        <w:rPr>
          <w:rFonts w:cs="Arial" w:ascii="Arial" w:hAnsi="Arial"/>
          <w:i/>
          <w:iCs/>
        </w:rPr>
        <w:t>Sphingomonas</w:t>
      </w:r>
      <w:r>
        <w:rPr>
          <w:rFonts w:cs="Arial" w:ascii="Arial" w:hAnsi="Arial"/>
        </w:rPr>
        <w:t xml:space="preserve"> predominated in first replicates of several samples, while </w:t>
      </w:r>
      <w:r>
        <w:rPr>
          <w:rFonts w:cs="Arial" w:ascii="Arial" w:hAnsi="Arial"/>
          <w:i/>
          <w:iCs/>
        </w:rPr>
        <w:t>Caldibacillus</w:t>
      </w:r>
      <w:r>
        <w:rPr>
          <w:rFonts w:cs="Arial" w:ascii="Arial" w:hAnsi="Arial"/>
        </w:rPr>
        <w:t xml:space="preserve"> was prominent in second replicates of others (see Figure 4.1). These taxa were largely eliminated following decontamination.</w:t>
      </w:r>
    </w:p>
    <w:p>
      <w:pPr>
        <w:pStyle w:val="BodyText"/>
        <w:spacing w:lineRule="auto" w:line="480"/>
        <w:jc w:val="both"/>
        <w:rPr>
          <w:rFonts w:ascii="Arial" w:hAnsi="Arial" w:cs="Arial"/>
        </w:rPr>
      </w:pPr>
      <w:r>
        <w:rPr>
          <w:rFonts w:cs="Arial" w:ascii="Arial" w:hAnsi="Arial"/>
        </w:rPr>
        <w:t xml:space="preserve">Despite rigorous decontamination, the bacterial profiles of technical replicates from the same tumor were not identical, consistent with the known spatial heterogeneity of intratumoral microbiome distributions (14). Nevertheless, decontamination could be able significantly reduce inter-replicate Aitchison distances relative to raw data (Figure 3.2), supporting the conclusion that residual compositional differences reflect biological variation rather than technical noise. Following Nj decontamination, several taxa with prior biological relevance to PDAC were consistently detected across replicates, including </w:t>
      </w:r>
      <w:r>
        <w:rPr>
          <w:rFonts w:cs="Arial" w:ascii="Arial" w:hAnsi="Arial"/>
          <w:i/>
          <w:iCs/>
        </w:rPr>
        <w:t>Alistipes</w:t>
      </w:r>
      <w:r>
        <w:rPr>
          <w:rFonts w:cs="Arial" w:ascii="Arial" w:hAnsi="Arial"/>
        </w:rPr>
        <w:t xml:space="preserve"> and </w:t>
      </w:r>
      <w:r>
        <w:rPr>
          <w:rFonts w:cs="Arial" w:ascii="Arial" w:hAnsi="Arial"/>
          <w:i/>
          <w:iCs/>
        </w:rPr>
        <w:t>Bacteroides</w:t>
      </w:r>
      <w:r>
        <w:rPr>
          <w:rFonts w:cs="Arial" w:ascii="Arial" w:hAnsi="Arial"/>
        </w:rPr>
        <w:t xml:space="preserve"> which are common gut comensal and their proliferation fluctuated across pancreatic patients [] .</w:t>
      </w:r>
      <w:bookmarkEnd w:id="2"/>
    </w:p>
    <w:p>
      <w:pPr>
        <w:pStyle w:val="Heading2"/>
        <w:rPr>
          <w:rFonts w:ascii="Arial" w:hAnsi="Arial" w:cs="Arial"/>
        </w:rPr>
      </w:pPr>
      <w:r>
        <w:rPr>
          <w:rFonts w:cs="Arial" w:ascii="Arial" w:hAnsi="Arial"/>
        </w:rPr>
        <w:t>Discussion</w:t>
      </w:r>
    </w:p>
    <w:p>
      <w:pPr>
        <w:pStyle w:val="FirstParagraph"/>
        <w:rPr>
          <w:rFonts w:ascii="Arial" w:hAnsi="Arial" w:cs="Arial"/>
        </w:rPr>
      </w:pPr>
      <w:r>
        <w:rPr>
          <w:rFonts w:cs="Arial" w:ascii="Arial" w:hAnsi="Arial"/>
        </w:rPr>
        <w:t>In this study, we present a systematic benchmarking framework for assessing decontamination methods in low biomass 16S sequencing of PDAC tumor microbiome. By combining a longitudinal negative control survey with technical replicate sequencing, we establish two complementary: data driven evaluation metrics, a composite yield-purity score, and Aitchison inter-replicate distance which do not require a priori knowledge of true contaminants.</w:t>
      </w:r>
    </w:p>
    <w:p>
      <w:pPr>
        <w:pStyle w:val="BodyText"/>
        <w:rPr>
          <w:rFonts w:ascii="Arial" w:hAnsi="Arial" w:cs="Arial"/>
        </w:rPr>
      </w:pPr>
      <w:r>
        <w:rPr>
          <w:rFonts w:cs="Arial" w:ascii="Arial" w:hAnsi="Arial"/>
        </w:rPr>
        <w:t xml:space="preserve">Our negative sample survey revealed that the laboratory contaminant landscape is shaped by multiple interacting batch factors, including control types, processing technicians, year, and season. Crucially, human commensals such as </w:t>
      </w:r>
      <w:r>
        <w:rPr>
          <w:rFonts w:cs="Arial" w:ascii="Arial" w:hAnsi="Arial"/>
          <w:i/>
          <w:iCs/>
        </w:rPr>
        <w:t>Veillonella</w:t>
      </w:r>
      <w:r>
        <w:rPr>
          <w:rFonts w:cs="Arial" w:ascii="Arial" w:hAnsi="Arial"/>
        </w:rPr>
        <w:t xml:space="preserve"> were present in a majority of NCT samples, challenging the common practice of using any NCT-detected taxon as a definitive contaminant label. Instead, thorough and multi-level filtering such as (7) shows roburst ability to selectively remove likely contaminants while preserving taxon diversity, a balance that is critical when studying the sparse, low abundance microbial communities characteristic of pancreatic tumor tissue. Notably, due to the limited number of negative control samples, binomial statistical tests may lack the sensitivity required to effectively filter out false positive contaminant taxa. For instance, a taxon appearing in only a single tumor sample, but absent from the NCTs, would pass the binomial test and be misclassified as a true intratumoral taxon. This highlights a potential limitation in contamination detection when NCT sample sizes are insufficient to capture rare contaminants. Thus, instead the Fisher’s exact test was used in our study.</w:t>
      </w:r>
    </w:p>
    <w:p>
      <w:pPr>
        <w:pStyle w:val="BodyText"/>
        <w:rPr>
          <w:rFonts w:ascii="Arial" w:hAnsi="Arial" w:cs="Arial"/>
        </w:rPr>
      </w:pPr>
      <w:r>
        <w:rPr>
          <w:rFonts w:cs="Arial" w:ascii="Arial" w:hAnsi="Arial"/>
        </w:rPr>
        <w:t>The Nj decontamination method consistently outperformed Restrictive filtering, Decontam, and SCRuB across all evaluation metrics. This advantage likely stems from Nj’s incorporation of both prevalence-based and rigorous statistical test, as well as its conservative approach to taxon removal. Our findings align with the original validation of this strategy in Nejman et al. (2020), while extending it to a standardized benchmarking context with independent replication.</w:t>
      </w:r>
    </w:p>
    <w:p>
      <w:pPr>
        <w:pStyle w:val="BodyText"/>
        <w:rPr>
          <w:rFonts w:ascii="Arial" w:hAnsi="Arial" w:cs="Arial"/>
        </w:rPr>
      </w:pPr>
      <w:r>
        <w:rPr>
          <w:rFonts w:cs="Arial" w:ascii="Arial" w:hAnsi="Arial"/>
        </w:rPr>
        <w:t>Several limitations should be considered. First, the NCT profiles used as reference contaminants may not capture all sources of contamination present in intratumoral samples, particularly those introduced at tissue collection. Second, the small sample size (n = 18, and n=10 with replicates) limits statistical power for detecting rare intratumoral taxa and constrains generalizability. Third, FFPE samples, which comprise the majority of archival PDAC biobanks, were not included in the study due to restoration complexity and overwhelmed by environmental contaminants, which beyond the capacity of intratumoral microbiome restoration.</w:t>
      </w:r>
    </w:p>
    <w:p>
      <w:pPr>
        <w:pStyle w:val="BodyText"/>
        <w:rPr>
          <w:rFonts w:ascii="Arial" w:hAnsi="Arial" w:cs="Arial"/>
        </w:rPr>
      </w:pPr>
      <w:bookmarkStart w:id="11" w:name="discussion"/>
      <w:r>
        <w:rPr>
          <w:rFonts w:cs="Arial" w:ascii="Arial" w:hAnsi="Arial"/>
        </w:rPr>
        <w:t>Based on our findings, we recommend the following quality control pipeline for 16S sequencing regarding the intratumoral microbiome studies in PDAC: (1) include negative controls representing all wet-lab processing steps; (2) acquire technical replicates, at least for a subset of samples; (3) consider batch correction along with decontamination; and (4) apply various decontamination method, followed by validation of residual taxa using the composite yield-purity framework and iter-replicates distances described here. Fresh frozen samples should be prioritized over FFPE where feasible, as FFPE restoration introduces additional sources of DNA degradation and chemical modification that complicate microbial profiling.</w:t>
      </w:r>
      <w:bookmarkEnd w:id="11"/>
    </w:p>
    <w:p>
      <w:pPr>
        <w:pStyle w:val="Heading2"/>
        <w:rPr>
          <w:rFonts w:ascii="Arial" w:hAnsi="Arial" w:cs="Arial"/>
        </w:rPr>
      </w:pPr>
      <w:r>
        <w:rPr>
          <w:rFonts w:cs="Arial" w:ascii="Arial" w:hAnsi="Arial"/>
        </w:rPr>
        <w:t>Materials and Methods</w:t>
      </w:r>
    </w:p>
    <w:p>
      <w:pPr>
        <w:pStyle w:val="Heading3"/>
        <w:rPr>
          <w:rFonts w:ascii="Arial" w:hAnsi="Arial" w:cs="Arial"/>
        </w:rPr>
      </w:pPr>
      <w:r>
        <w:rPr>
          <w:rFonts w:cs="Arial" w:ascii="Arial" w:hAnsi="Arial"/>
        </w:rPr>
        <w:t>Sample Collection and Processing</w:t>
      </w:r>
    </w:p>
    <w:p>
      <w:pPr>
        <w:pStyle w:val="FirstParagraph"/>
        <w:spacing w:lineRule="auto" w:line="480"/>
        <w:jc w:val="both"/>
        <w:rPr>
          <w:rFonts w:ascii="Arial" w:hAnsi="Arial" w:cs="Arial"/>
        </w:rPr>
      </w:pPr>
      <w:bookmarkStart w:id="12" w:name="sample-collection-and-processing"/>
      <w:r>
        <w:rPr>
          <w:rFonts w:cs="Arial" w:ascii="Arial" w:hAnsi="Arial"/>
        </w:rPr>
        <w:t xml:space="preserve">Negative control samples were collected at several steps of a pipeline to counter against </w:t>
      </w:r>
      <w:commentRangeStart w:id="45"/>
      <w:r>
        <w:rPr>
          <w:rFonts w:cs="Arial" w:ascii="Arial" w:hAnsi="Arial"/>
        </w:rPr>
        <w:t xml:space="preserve">contamination. Both NCT and tumor samples were sequenced via whole 16S rRNA gene. Dorado (version 0.9) was used as a base-caller, and MetaPONT (15) was used to obtain bacterial profile of a sample. MetaPONT’s library comprises complete </w:t>
      </w:r>
      <w:r>
        <w:rPr>
          <w:rFonts w:cs="Arial" w:ascii="Arial" w:hAnsi="Arial"/>
        </w:rPr>
      </w:r>
      <w:commentRangeEnd w:id="45"/>
      <w:r>
        <w:commentReference w:id="45"/>
      </w:r>
      <w:r>
        <w:rPr>
          <w:rFonts w:cs="Arial" w:ascii="Arial" w:hAnsi="Arial"/>
        </w:rPr>
        <w:t>genome of 13550 bacterial taxa, latest updated on December 2024</w:t>
      </w:r>
      <w:bookmarkEnd w:id="12"/>
      <w:r>
        <w:rPr>
          <w:rFonts w:cs="Arial" w:ascii="Arial" w:hAnsi="Arial"/>
        </w:rPr>
        <w:t>.</w:t>
      </w:r>
    </w:p>
    <w:p>
      <w:pPr>
        <w:pStyle w:val="BodyText"/>
        <w:spacing w:lineRule="auto" w:line="480"/>
        <w:jc w:val="both"/>
        <w:rPr/>
      </w:pPr>
      <w:r>
        <w:rPr/>
        <w:t xml:space="preserve">Mice experiments were conducted in the Central </w:t>
      </w:r>
      <w:hyperlink r:id="rId3">
        <w:r>
          <w:rPr>
            <w:rStyle w:val="Hyperlink"/>
          </w:rPr>
          <w:t>Animal Experimental</w:t>
        </w:r>
      </w:hyperlink>
      <w:r>
        <w:rPr/>
        <w:t xml:space="preserve"> Facility at the University Medical Center Goettingen, Germany. Approval was obtained by the LAVES Niedersachsen, Germany (application number 19/3085). </w:t>
      </w:r>
      <w:hyperlink r:id="rId4">
        <w:r>
          <w:rPr>
            <w:rStyle w:val="Hyperlink"/>
          </w:rPr>
          <w:t>Animals</w:t>
        </w:r>
      </w:hyperlink>
      <w:r>
        <w:rPr/>
        <w:t xml:space="preserve"> were housed under the following conditions: light-dark-cycle of 12</w:t>
      </w:r>
      <w:r>
        <w:rPr>
          <w:rFonts w:cs="Arial" w:ascii="Arial" w:hAnsi="Arial"/>
        </w:rPr>
        <w:t> </w:t>
      </w:r>
      <w:r>
        <w:rPr/>
        <w:t>h/12</w:t>
      </w:r>
      <w:r>
        <w:rPr>
          <w:rFonts w:cs="Arial" w:ascii="Arial" w:hAnsi="Arial"/>
        </w:rPr>
        <w:t> </w:t>
      </w:r>
      <w:r>
        <w:rPr/>
        <w:t>h, 23</w:t>
      </w:r>
      <w:r>
        <w:rPr>
          <w:rFonts w:cs="Arial" w:ascii="Arial" w:hAnsi="Arial"/>
        </w:rPr>
        <w:t> </w:t>
      </w:r>
      <w:r>
        <w:rPr>
          <w:rFonts w:cs="Aptos"/>
        </w:rPr>
        <w:t>±</w:t>
      </w:r>
      <w:r>
        <w:rPr>
          <w:rFonts w:cs="Arial" w:ascii="Arial" w:hAnsi="Arial"/>
        </w:rPr>
        <w:t> </w:t>
      </w:r>
      <w:r>
        <w:rPr/>
        <w:t>1</w:t>
      </w:r>
      <w:r>
        <w:rPr>
          <w:rFonts w:cs="Arial" w:ascii="Arial" w:hAnsi="Arial"/>
        </w:rPr>
        <w:t> </w:t>
      </w:r>
      <w:r>
        <w:rPr>
          <w:rFonts w:cs="Aptos"/>
        </w:rPr>
        <w:t>°</w:t>
      </w:r>
      <w:r>
        <w:rPr/>
        <w:t>C room temperature (RT), 40</w:t>
      </w:r>
      <w:r>
        <w:rPr>
          <w:rFonts w:cs="Aptos"/>
        </w:rPr>
        <w:t>–</w:t>
      </w:r>
      <w:r>
        <w:rPr/>
        <w:t>60% humidity, and non-sterile cages. The KPC (</w:t>
      </w:r>
      <w:r>
        <w:rPr>
          <w:i/>
          <w:iCs/>
        </w:rPr>
        <w:t>LSL-Kras</w:t>
      </w:r>
      <w:r>
        <w:rPr>
          <w:i/>
          <w:iCs/>
          <w:vertAlign w:val="superscript"/>
        </w:rPr>
        <w:t>G12D/+</w:t>
      </w:r>
      <w:r>
        <w:rPr/>
        <w:t>;</w:t>
      </w:r>
      <w:r>
        <w:rPr>
          <w:i/>
          <w:iCs/>
        </w:rPr>
        <w:t>LSL-Trp53</w:t>
      </w:r>
      <w:r>
        <w:rPr>
          <w:i/>
          <w:iCs/>
          <w:vertAlign w:val="superscript"/>
        </w:rPr>
        <w:t>R172H/+</w:t>
      </w:r>
      <w:r>
        <w:rPr/>
        <w:t>;</w:t>
      </w:r>
      <w:r>
        <w:rPr>
          <w:i/>
          <w:iCs/>
        </w:rPr>
        <w:t>Pdx-1-Cre</w:t>
      </w:r>
      <w:r>
        <w:rPr/>
        <w:t xml:space="preserve">) mouse model used in this study has been previously </w:t>
      </w:r>
      <w:commentRangeStart w:id="46"/>
      <w:r>
        <w:rPr/>
        <w:t>described</w:t>
      </w:r>
      <w:r>
        <w:rPr/>
      </w:r>
      <w:commentRangeEnd w:id="46"/>
      <w:r>
        <w:commentReference w:id="46"/>
      </w:r>
      <w:r>
        <w:rPr/>
        <w:t xml:space="preserve">. After tumor onset animals were screend 2-3 times a week and sacrificed when following criteria were fulfilled: overall morbidity, lethargy, signs of pain, rough fur, loss of self-care and social behavior, </w:t>
      </w:r>
      <w:hyperlink r:id="rId5">
        <w:r>
          <w:rPr>
            <w:rStyle w:val="Hyperlink"/>
          </w:rPr>
          <w:t>ascites</w:t>
        </w:r>
      </w:hyperlink>
      <w:r>
        <w:rPr/>
        <w:t xml:space="preserve">, </w:t>
      </w:r>
      <w:hyperlink r:id="rId6">
        <w:r>
          <w:rPr>
            <w:rStyle w:val="Hyperlink"/>
          </w:rPr>
          <w:t>cachexia</w:t>
        </w:r>
      </w:hyperlink>
      <w:r>
        <w:rPr/>
        <w:t xml:space="preserve">, </w:t>
      </w:r>
      <w:hyperlink r:id="rId7">
        <w:r>
          <w:rPr>
            <w:rStyle w:val="Hyperlink"/>
          </w:rPr>
          <w:t>body weight</w:t>
        </w:r>
      </w:hyperlink>
      <w:r>
        <w:rPr/>
        <w:t xml:space="preserve"> loss of ≥20%.</w:t>
      </w:r>
    </w:p>
    <w:p>
      <w:pPr>
        <w:pStyle w:val="BodyText"/>
        <w:spacing w:lineRule="auto" w:line="480"/>
        <w:jc w:val="both"/>
        <w:rPr/>
      </w:pPr>
      <w:commentRangeStart w:id="47"/>
      <w:r>
        <w:rPr/>
        <w:t>DNA-Extraction</w:t>
      </w:r>
    </w:p>
    <w:p>
      <w:pPr>
        <w:pStyle w:val="Heading3"/>
        <w:spacing w:lineRule="auto" w:line="480"/>
        <w:jc w:val="both"/>
        <w:rPr>
          <w:rFonts w:ascii="Arial" w:hAnsi="Arial" w:cs="Arial"/>
        </w:rPr>
      </w:pPr>
      <w:bookmarkStart w:id="13" w:name="s-rrna-sequencing"/>
      <w:r>
        <w:rPr>
          <w:rFonts w:cs="Arial" w:ascii="Arial" w:hAnsi="Arial"/>
        </w:rPr>
        <w:t>16S rRNA Sequencing</w:t>
      </w:r>
      <w:bookmarkEnd w:id="13"/>
      <w:commentRangeEnd w:id="47"/>
      <w:r>
        <w:commentReference w:id="47"/>
      </w:r>
      <w:r>
        <w:rPr>
          <w:rFonts w:cs="Arial" w:ascii="Arial" w:hAnsi="Arial"/>
        </w:rPr>
      </w:r>
    </w:p>
    <w:p>
      <w:pPr>
        <w:pStyle w:val="Heading3"/>
        <w:spacing w:lineRule="auto" w:line="480"/>
        <w:jc w:val="both"/>
        <w:rPr>
          <w:rFonts w:ascii="Arial" w:hAnsi="Arial" w:cs="Arial"/>
        </w:rPr>
      </w:pPr>
      <w:r>
        <w:rPr>
          <w:rFonts w:cs="Arial" w:ascii="Arial" w:hAnsi="Arial"/>
        </w:rPr>
        <w:t>Normalization</w:t>
      </w:r>
    </w:p>
    <w:p>
      <w:pPr>
        <w:pStyle w:val="FirstParagraph"/>
        <w:spacing w:lineRule="auto" w:line="480"/>
        <w:jc w:val="both"/>
        <w:rPr>
          <w:rFonts w:ascii="Arial" w:hAnsi="Arial" w:cs="Arial"/>
        </w:rPr>
      </w:pPr>
      <w:bookmarkStart w:id="14" w:name="normalization"/>
      <w:r>
        <w:rPr>
          <w:rFonts w:cs="Arial" w:ascii="Arial" w:hAnsi="Arial"/>
        </w:rPr>
        <w:t xml:space="preserve">We applied </w:t>
      </w:r>
      <w:commentRangeStart w:id="48"/>
      <w:r>
        <w:rPr>
          <w:rFonts w:cs="Arial" w:ascii="Arial" w:hAnsi="Arial"/>
        </w:rPr>
        <w:t>rarefaction</w:t>
      </w:r>
      <w:r>
        <w:rPr>
          <w:rFonts w:cs="Arial" w:ascii="Arial" w:hAnsi="Arial"/>
        </w:rPr>
      </w:r>
      <w:commentRangeEnd w:id="48"/>
      <w:r>
        <w:commentReference w:id="48"/>
      </w:r>
      <w:r>
        <w:rPr>
          <w:rFonts w:cs="Arial" w:ascii="Arial" w:hAnsi="Arial"/>
        </w:rPr>
        <w:t xml:space="preserve"> and Wrench method in R package (8) for normalization</w:t>
      </w:r>
      <w:bookmarkEnd w:id="14"/>
      <w:r>
        <w:rPr>
          <w:rFonts w:cs="Arial" w:ascii="Arial" w:hAnsi="Arial"/>
        </w:rPr>
        <w:t>.</w:t>
      </w:r>
    </w:p>
    <w:p>
      <w:pPr>
        <w:pStyle w:val="Heading3"/>
        <w:spacing w:lineRule="auto" w:line="480"/>
        <w:jc w:val="both"/>
        <w:rPr>
          <w:rFonts w:ascii="Arial" w:hAnsi="Arial" w:cs="Arial"/>
        </w:rPr>
      </w:pPr>
      <w:r>
        <w:rPr>
          <w:rFonts w:cs="Arial" w:ascii="Arial" w:hAnsi="Arial"/>
        </w:rPr>
        <w:t>Trivial Filtering Taxa by Prevalence and Abundance</w:t>
      </w:r>
    </w:p>
    <w:p>
      <w:pPr>
        <w:pStyle w:val="FirstParagraph"/>
        <w:spacing w:lineRule="auto" w:line="480"/>
        <w:jc w:val="both"/>
        <w:rPr>
          <w:rFonts w:ascii="Arial" w:hAnsi="Arial" w:cs="Arial"/>
        </w:rPr>
      </w:pPr>
      <w:r>
        <w:rPr>
          <w:rFonts w:cs="Arial" w:ascii="Arial" w:hAnsi="Arial"/>
        </w:rPr>
        <w:t>In the section of contaminant survey study as well as contamination investigation in various environments, we utilized taxa_filter function from R package microViz (13) to eliminate extremely rare and possibly noise taxa. The pseudo-code is provided in the technical supplementary file.</w:t>
      </w:r>
    </w:p>
    <w:p>
      <w:pPr>
        <w:pStyle w:val="BodyText"/>
        <w:spacing w:lineRule="auto" w:line="480"/>
        <w:jc w:val="both"/>
        <w:rPr>
          <w:rFonts w:ascii="Arial" w:hAnsi="Arial" w:cs="Arial"/>
        </w:rPr>
      </w:pPr>
      <w:bookmarkStart w:id="15" w:name="Xd1ff9c421cd0ba9a4e1536e9faf60ab9fbcf794"/>
      <w:r>
        <w:rPr>
          <w:rFonts w:cs="Arial" w:ascii="Arial" w:hAnsi="Arial"/>
        </w:rPr>
        <w:t>In the murine PDAC fresh frozen study which comprises PDAC and corresponding negative control samples, we applied slightly different threshold for each category. For the PDAC true sample, we set the threshold for minimal total abundance as $1e-6$, while for their respectively negative control we reduce this threshold to $5e-7$, due to the assumption that the microbiome content in negative control is much sparer than in tumor sample. Detail and pseudo-code could be found in the technical supplementary file.</w:t>
      </w:r>
      <w:bookmarkEnd w:id="15"/>
    </w:p>
    <w:p>
      <w:pPr>
        <w:pStyle w:val="Heading3"/>
        <w:spacing w:lineRule="auto" w:line="480"/>
        <w:jc w:val="both"/>
        <w:rPr>
          <w:rFonts w:ascii="Arial" w:hAnsi="Arial" w:cs="Arial"/>
        </w:rPr>
      </w:pPr>
      <w:r>
        <w:rPr>
          <w:rFonts w:cs="Arial" w:ascii="Arial" w:hAnsi="Arial"/>
        </w:rPr>
        <w:t>Statistical Analysis</w:t>
      </w:r>
    </w:p>
    <w:p>
      <w:pPr>
        <w:pStyle w:val="FirstParagraph"/>
        <w:spacing w:lineRule="auto" w:line="480"/>
        <w:jc w:val="both"/>
        <w:rPr>
          <w:rFonts w:ascii="Arial" w:hAnsi="Arial" w:cs="Arial"/>
        </w:rPr>
      </w:pPr>
      <w:r>
        <w:rPr>
          <w:rFonts w:cs="Arial" w:ascii="Arial" w:hAnsi="Arial"/>
        </w:rPr>
        <w:t>In the contamination survey and negative sequencing in different environments, we applied t-test and PERNOVA test along with alpha and beta analysis respectively. Multiple testing correction is Benjamini-Hochberg procedure.</w:t>
      </w:r>
    </w:p>
    <w:p>
      <w:pPr>
        <w:pStyle w:val="BodyText"/>
        <w:spacing w:lineRule="auto" w:line="480"/>
        <w:jc w:val="both"/>
        <w:rPr>
          <w:rFonts w:ascii="Arial" w:hAnsi="Arial" w:cs="Arial"/>
        </w:rPr>
      </w:pPr>
      <w:bookmarkStart w:id="16" w:name="statistical-analysis"/>
      <w:r>
        <w:rPr>
          <w:rFonts w:cs="Arial" w:ascii="Arial" w:hAnsi="Arial"/>
        </w:rPr>
        <w:t>In the murine PDAC samples study, we applied either paired Wilcoxon signed rank test or linear mixed model with random effect to evaluate various decontamination methods. Multiple testing correction is Benjamini-Hochberg.</w:t>
      </w:r>
      <w:bookmarkEnd w:id="16"/>
    </w:p>
    <w:p>
      <w:pPr>
        <w:pStyle w:val="Heading3"/>
        <w:spacing w:lineRule="auto" w:line="480"/>
        <w:jc w:val="both"/>
        <w:rPr>
          <w:rFonts w:ascii="Arial" w:hAnsi="Arial" w:cs="Arial"/>
        </w:rPr>
      </w:pPr>
      <w:r>
        <w:rPr>
          <w:rFonts w:cs="Arial" w:ascii="Arial" w:hAnsi="Arial"/>
        </w:rPr>
        <w:t>Decontamination Methods</w:t>
      </w:r>
    </w:p>
    <w:p>
      <w:pPr>
        <w:pStyle w:val="FirstParagraph"/>
        <w:spacing w:lineRule="auto" w:line="480"/>
        <w:jc w:val="both"/>
        <w:rPr>
          <w:rFonts w:ascii="Arial" w:hAnsi="Arial" w:cs="Arial"/>
        </w:rPr>
      </w:pPr>
      <w:bookmarkStart w:id="17" w:name="decontamination-methods"/>
      <w:r>
        <w:rPr>
          <w:rFonts w:cs="Arial" w:ascii="Arial" w:hAnsi="Arial"/>
        </w:rPr>
        <w:t xml:space="preserve">Four decontamination approaches were evaluated: (1) Restrictive filtering: taxa detected in any </w:t>
      </w:r>
      <w:commentRangeStart w:id="49"/>
      <w:r>
        <w:rPr>
          <w:rFonts w:cs="Arial" w:ascii="Arial" w:hAnsi="Arial"/>
        </w:rPr>
        <w:t>NCT samples were excluded from further analyses; (2) Decontam (6): probability-based classification of contaminant taxa using negative control prevalence; (3) SCRuB (2): source tracking-based contaminant removal; and (4) Nejman et. al. procedure (7): the decontamination strategy incorporating multiple filtering criteria. Notbly, instead of binomial testing as Nejman et al. described in (7), we applied Fisher test instead due to small number of samples and negative controls. The implementation of those four decontamination methods is available in the github repository</w:t>
      </w:r>
      <w:r>
        <w:rPr>
          <w:rFonts w:cs="Arial" w:ascii="Arial" w:hAnsi="Arial"/>
        </w:rPr>
      </w:r>
      <w:bookmarkEnd w:id="17"/>
      <w:commentRangeEnd w:id="49"/>
      <w:r>
        <w:commentReference w:id="49"/>
      </w:r>
      <w:r>
        <w:rPr>
          <w:rFonts w:cs="Arial" w:ascii="Arial" w:hAnsi="Arial"/>
        </w:rPr>
        <w:t>.</w:t>
      </w:r>
    </w:p>
    <w:p>
      <w:pPr>
        <w:pStyle w:val="Heading3"/>
        <w:spacing w:lineRule="auto" w:line="480"/>
        <w:jc w:val="both"/>
        <w:rPr>
          <w:rFonts w:ascii="Arial" w:hAnsi="Arial" w:cs="Arial"/>
        </w:rPr>
      </w:pPr>
      <w:r>
        <w:rPr>
          <w:rFonts w:cs="Arial" w:ascii="Arial" w:hAnsi="Arial"/>
        </w:rPr>
        <w:t>Composite Score</w:t>
      </w:r>
    </w:p>
    <w:p>
      <w:pPr>
        <w:pStyle w:val="FirstParagraph"/>
        <w:spacing w:lineRule="auto" w:line="480"/>
        <w:jc w:val="both"/>
        <w:rPr>
          <w:rFonts w:ascii="Arial" w:hAnsi="Arial" w:cs="Arial"/>
        </w:rPr>
      </w:pPr>
      <w:bookmarkStart w:id="18" w:name="materials-and-methods"/>
      <w:bookmarkStart w:id="19" w:name="composite-score"/>
      <w:r>
        <w:rPr>
          <w:rFonts w:cs="Arial" w:ascii="Arial" w:hAnsi="Arial"/>
        </w:rPr>
        <w:t>Composite score is calculated from the bacterial profile after or before decontamination and the longitudinal contaminant survey. This score comprised of two parts: yield and purity. Yield is an entity quantifying the percentage of number of putative true taxa not overlap with NCT survey over number of total observed taxa, while the purity calculates the fraction between the same nominator over the number of putative true taxa from a certain decontamination method. The technical detail of the calculation could be found at Supplementary.</w:t>
      </w:r>
      <w:bookmarkEnd w:id="18"/>
      <w:bookmarkEnd w:id="19"/>
    </w:p>
    <w:p>
      <w:pPr>
        <w:pStyle w:val="Heading2"/>
        <w:rPr>
          <w:rFonts w:ascii="Arial" w:hAnsi="Arial" w:cs="Arial"/>
        </w:rPr>
      </w:pPr>
      <w:bookmarkStart w:id="20" w:name="data-and-code-availability"/>
      <w:r>
        <w:rPr>
          <w:rFonts w:cs="Arial" w:ascii="Arial" w:hAnsi="Arial"/>
        </w:rPr>
        <w:t>Data and Code Availability</w:t>
      </w:r>
      <w:bookmarkEnd w:id="20"/>
    </w:p>
    <w:p>
      <w:pPr>
        <w:pStyle w:val="BodyText"/>
        <w:rPr/>
      </w:pPr>
      <w:r>
        <w:rPr/>
      </w:r>
    </w:p>
    <w:p>
      <w:pPr>
        <w:pStyle w:val="BodyText"/>
        <w:rPr>
          <w:rFonts w:ascii="Arial" w:hAnsi="Arial" w:eastAsia="" w:cs="Arial" w:eastAsiaTheme="majorEastAsia"/>
          <w:color w:themeColor="accent1" w:themeShade="bf" w:val="0F4761"/>
          <w:sz w:val="32"/>
          <w:szCs w:val="32"/>
        </w:rPr>
      </w:pPr>
      <w:r>
        <w:rPr>
          <w:rFonts w:eastAsia="" w:cs="Arial" w:ascii="Arial" w:hAnsi="Arial" w:eastAsiaTheme="majorEastAsia"/>
          <w:color w:themeColor="accent1" w:themeShade="bf" w:val="0F4761"/>
          <w:sz w:val="32"/>
          <w:szCs w:val="32"/>
        </w:rPr>
        <w:t>Abbreviations</w:t>
      </w:r>
    </w:p>
    <w:p>
      <w:pPr>
        <w:pStyle w:val="BodyText"/>
        <w:rPr>
          <w:rFonts w:ascii="Arial" w:hAnsi="Arial" w:eastAsia="" w:cs="Arial" w:eastAsiaTheme="majorEastAsia"/>
          <w:color w:themeColor="accent1" w:themeShade="bf" w:val="0F4761"/>
        </w:rPr>
      </w:pPr>
      <w:r>
        <w:rPr>
          <w:rFonts w:eastAsia="" w:cs="Arial" w:ascii="Arial" w:hAnsi="Arial" w:eastAsiaTheme="majorEastAsia"/>
          <w:color w:themeColor="accent1" w:themeShade="bf" w:val="0F4761"/>
        </w:rPr>
        <w:t>DAA – Differential abundance analysis</w:t>
      </w:r>
    </w:p>
    <w:p>
      <w:pPr>
        <w:pStyle w:val="BodyText"/>
        <w:rPr>
          <w:rFonts w:ascii="Arial" w:hAnsi="Arial" w:eastAsia="" w:cs="Arial" w:eastAsiaTheme="majorEastAsia"/>
          <w:color w:themeColor="accent1" w:themeShade="bf" w:val="0F4761"/>
        </w:rPr>
      </w:pPr>
      <w:r>
        <w:rPr>
          <w:rFonts w:eastAsia="" w:cs="Arial" w:ascii="Arial" w:hAnsi="Arial" w:eastAsiaTheme="majorEastAsia"/>
          <w:color w:themeColor="accent1" w:themeShade="bf" w:val="0F4761"/>
        </w:rPr>
        <w:t>FF – Fresh frozen samples</w:t>
      </w:r>
    </w:p>
    <w:p>
      <w:pPr>
        <w:pStyle w:val="BodyText"/>
        <w:rPr>
          <w:rFonts w:ascii="Arial" w:hAnsi="Arial" w:eastAsia="" w:cs="Arial" w:eastAsiaTheme="majorEastAsia"/>
          <w:color w:themeColor="accent1" w:themeShade="bf" w:val="0F4761"/>
        </w:rPr>
      </w:pPr>
      <w:r>
        <w:rPr>
          <w:rFonts w:eastAsia="" w:cs="Arial" w:ascii="Arial" w:hAnsi="Arial" w:eastAsiaTheme="majorEastAsia"/>
          <w:color w:themeColor="accent1" w:themeShade="bf" w:val="0F4761"/>
        </w:rPr>
        <w:t>FFPE – Formalin-fixed paraffin-embedded samples</w:t>
      </w:r>
    </w:p>
    <w:p>
      <w:pPr>
        <w:pStyle w:val="BodyText"/>
        <w:rPr>
          <w:rFonts w:ascii="Arial" w:hAnsi="Arial" w:eastAsia="" w:cs="Arial" w:eastAsiaTheme="majorEastAsia"/>
          <w:color w:themeColor="accent1" w:themeShade="bf" w:val="0F4761"/>
        </w:rPr>
      </w:pPr>
      <w:r>
        <w:rPr>
          <w:rFonts w:eastAsia="" w:cs="Arial" w:ascii="Arial" w:hAnsi="Arial" w:eastAsiaTheme="majorEastAsia"/>
          <w:color w:themeColor="accent1" w:themeShade="bf" w:val="0F4761"/>
        </w:rPr>
        <w:t>LP – Laboratory person</w:t>
      </w:r>
    </w:p>
    <w:p>
      <w:pPr>
        <w:pStyle w:val="BodyText"/>
        <w:rPr>
          <w:rFonts w:ascii="Arial" w:hAnsi="Arial" w:eastAsia="" w:cs="Arial" w:eastAsiaTheme="majorEastAsia"/>
          <w:color w:themeColor="accent1" w:themeShade="bf" w:val="0F4761"/>
        </w:rPr>
      </w:pPr>
      <w:r>
        <w:rPr>
          <w:rFonts w:eastAsia="" w:cs="Arial" w:ascii="Arial" w:hAnsi="Arial" w:eastAsiaTheme="majorEastAsia"/>
          <w:color w:themeColor="accent1" w:themeShade="bf" w:val="0F4761"/>
        </w:rPr>
        <w:t>NCT – Negative controls</w:t>
      </w:r>
    </w:p>
    <w:p>
      <w:pPr>
        <w:pStyle w:val="BodyText"/>
        <w:rPr>
          <w:rFonts w:ascii="Arial" w:hAnsi="Arial" w:eastAsia="" w:cs="Arial" w:eastAsiaTheme="majorEastAsia"/>
          <w:color w:themeColor="accent1" w:themeShade="bf" w:val="0F4761"/>
        </w:rPr>
      </w:pPr>
      <w:r>
        <w:rPr>
          <w:rFonts w:eastAsia="" w:cs="Arial" w:ascii="Arial" w:hAnsi="Arial" w:eastAsiaTheme="majorEastAsia"/>
          <w:color w:themeColor="accent1" w:themeShade="bf" w:val="0F4761"/>
        </w:rPr>
        <w:t>ND – Non-decontaminated</w:t>
      </w:r>
    </w:p>
    <w:p>
      <w:pPr>
        <w:pStyle w:val="BodyText"/>
        <w:rPr>
          <w:rFonts w:ascii="Arial" w:hAnsi="Arial" w:eastAsia="" w:cs="Arial" w:eastAsiaTheme="majorEastAsia"/>
          <w:color w:themeColor="accent1" w:themeShade="bf" w:val="0F4761"/>
        </w:rPr>
      </w:pPr>
      <w:r>
        <w:rPr>
          <w:rFonts w:eastAsia="" w:cs="Arial" w:ascii="Arial" w:hAnsi="Arial" w:eastAsiaTheme="majorEastAsia"/>
          <w:color w:themeColor="accent1" w:themeShade="bf" w:val="0F4761"/>
        </w:rPr>
        <w:t>Nj – Nejman approach</w:t>
      </w:r>
    </w:p>
    <w:p>
      <w:pPr>
        <w:pStyle w:val="BodyText"/>
        <w:rPr>
          <w:rFonts w:ascii="Arial" w:hAnsi="Arial" w:eastAsia="" w:cs="Arial" w:eastAsiaTheme="majorEastAsia"/>
          <w:color w:themeColor="accent1" w:themeShade="bf" w:val="0F4761"/>
        </w:rPr>
      </w:pPr>
      <w:r>
        <w:rPr>
          <w:rFonts w:eastAsia="" w:cs="Arial" w:ascii="Arial" w:hAnsi="Arial" w:eastAsiaTheme="majorEastAsia"/>
          <w:color w:themeColor="accent1" w:themeShade="bf" w:val="0F4761"/>
        </w:rPr>
        <w:t>ONT – Oxford Nanopore Technologies</w:t>
      </w:r>
    </w:p>
    <w:p>
      <w:pPr>
        <w:pStyle w:val="BodyText"/>
        <w:rPr>
          <w:rFonts w:ascii="Arial" w:hAnsi="Arial" w:eastAsia="" w:cs="Arial" w:eastAsiaTheme="majorEastAsia"/>
          <w:color w:themeColor="accent1" w:themeShade="bf" w:val="0F4761"/>
        </w:rPr>
      </w:pPr>
      <w:r>
        <w:rPr>
          <w:rFonts w:eastAsia="" w:cs="Arial" w:ascii="Arial" w:hAnsi="Arial" w:eastAsiaTheme="majorEastAsia"/>
          <w:color w:themeColor="accent1" w:themeShade="bf" w:val="0F4761"/>
        </w:rPr>
        <w:t>PDAC – Pancreatic ductal adenocarcinoma</w:t>
      </w:r>
    </w:p>
    <w:p>
      <w:pPr>
        <w:pStyle w:val="BodyText"/>
        <w:rPr>
          <w:rFonts w:ascii="Arial" w:hAnsi="Arial" w:eastAsia="" w:cs="Arial" w:eastAsiaTheme="majorEastAsia"/>
          <w:color w:themeColor="accent1" w:themeShade="bf" w:val="0F4761"/>
        </w:rPr>
      </w:pPr>
      <w:r>
        <w:rPr>
          <w:rFonts w:eastAsia="" w:cs="Arial" w:ascii="Arial" w:hAnsi="Arial" w:eastAsiaTheme="majorEastAsia"/>
          <w:color w:themeColor="accent1" w:themeShade="bf" w:val="0F4761"/>
        </w:rPr>
        <w:t>SCRuB</w:t>
      </w:r>
    </w:p>
    <w:p>
      <w:pPr>
        <w:pStyle w:val="BodyText"/>
        <w:rPr>
          <w:rFonts w:ascii="Arial" w:hAnsi="Arial" w:eastAsia="" w:cs="Arial" w:eastAsiaTheme="majorEastAsia"/>
          <w:color w:themeColor="accent1" w:themeShade="bf" w:val="0F4761"/>
        </w:rPr>
      </w:pPr>
      <w:r>
        <w:rPr>
          <w:rFonts w:eastAsia="" w:cs="Arial" w:eastAsiaTheme="majorEastAsia" w:ascii="Arial" w:hAnsi="Arial"/>
          <w:color w:themeColor="accent1" w:themeShade="bf" w:val="0F4761"/>
        </w:rPr>
      </w:r>
    </w:p>
    <w:p>
      <w:pPr>
        <w:pStyle w:val="BodyText"/>
        <w:rPr>
          <w:rFonts w:ascii="Arial" w:hAnsi="Arial" w:eastAsia="" w:cs="Arial" w:eastAsiaTheme="majorEastAsia"/>
          <w:color w:themeColor="accent1" w:themeShade="bf" w:val="0F4761"/>
          <w:sz w:val="32"/>
          <w:szCs w:val="32"/>
        </w:rPr>
      </w:pPr>
      <w:r>
        <w:rPr>
          <w:rFonts w:eastAsia="" w:cs="Arial" w:ascii="Arial" w:hAnsi="Arial" w:eastAsiaTheme="majorEastAsia"/>
          <w:color w:themeColor="accent1" w:themeShade="bf" w:val="0F4761"/>
          <w:sz w:val="32"/>
          <w:szCs w:val="32"/>
        </w:rPr>
        <w:t>Acknowledgment</w:t>
      </w:r>
    </w:p>
    <w:p>
      <w:pPr>
        <w:pStyle w:val="BodyText"/>
        <w:spacing w:lineRule="auto" w:line="480"/>
        <w:jc w:val="both"/>
        <w:rPr>
          <w:rFonts w:ascii="Arial" w:hAnsi="Arial" w:cs="Arial"/>
        </w:rPr>
      </w:pPr>
      <w:r>
        <w:rPr>
          <w:rFonts w:cs="Arial" w:ascii="Arial" w:hAnsi="Arial"/>
          <w:lang w:val="en-GB"/>
        </w:rPr>
        <w:t xml:space="preserve">We like to thank Jutta Blumberg and Ulrike Wegner, both excellent and reliable technician assistants who supported us immensely in terms of organising the DNA extraction, sequencing, preparation for </w:t>
      </w:r>
      <w:commentRangeStart w:id="50"/>
      <w:r>
        <w:rPr>
          <w:rFonts w:cs="Arial" w:ascii="Arial" w:hAnsi="Arial"/>
          <w:highlight w:val="yellow"/>
          <w:lang w:val="en-GB"/>
        </w:rPr>
        <w:t>Qiita</w:t>
      </w:r>
      <w:r>
        <w:rPr>
          <w:rFonts w:cs="Arial" w:ascii="Arial" w:hAnsi="Arial"/>
          <w:highlight w:val="yellow"/>
          <w:lang w:val="en-GB"/>
        </w:rPr>
      </w:r>
      <w:commentRangeEnd w:id="50"/>
      <w:r>
        <w:commentReference w:id="50"/>
      </w:r>
      <w:r>
        <w:rPr>
          <w:rFonts w:cs="Arial" w:ascii="Arial" w:hAnsi="Arial"/>
          <w:lang w:val="en-GB"/>
        </w:rPr>
        <w:t xml:space="preserve"> and daily laboratory work.</w:t>
      </w:r>
    </w:p>
    <w:p>
      <w:pPr>
        <w:pStyle w:val="Heading2"/>
        <w:rPr>
          <w:rFonts w:ascii="Arial" w:hAnsi="Arial" w:cs="Arial"/>
        </w:rPr>
      </w:pPr>
      <w:bookmarkStart w:id="21" w:name="references"/>
      <w:r>
        <w:rPr>
          <w:rFonts w:cs="Arial" w:ascii="Arial" w:hAnsi="Arial"/>
        </w:rPr>
        <w:t>References</w:t>
      </w:r>
    </w:p>
    <w:p>
      <w:pPr>
        <w:pStyle w:val="Bibliography"/>
        <w:rPr>
          <w:rFonts w:ascii="Arial" w:hAnsi="Arial" w:cs="Arial"/>
        </w:rPr>
      </w:pPr>
      <w:bookmarkStart w:id="22" w:name="refs"/>
      <w:bookmarkStart w:id="23" w:name="ref-Salzberg2026"/>
      <w:r>
        <w:rPr>
          <w:rFonts w:cs="Arial" w:ascii="Arial" w:hAnsi="Arial"/>
        </w:rPr>
        <w:t xml:space="preserve">1. </w:t>
        <w:tab/>
        <w:t>Salzberg SL, Chia M, Tay A, Miranda NFCC de, Smit V, Wesseling J, Irizarry R, Marshall B, Willerslev E, Neefjes J, Nagarajan N. 2026. Setting higher standards for reports of microbial species in human cancers. Nature Cancer https://doi.org/</w:t>
      </w:r>
      <w:hyperlink r:id="rId8">
        <w:r>
          <w:rPr>
            <w:rStyle w:val="Hyperlink"/>
            <w:rFonts w:cs="Arial" w:ascii="Arial" w:hAnsi="Arial"/>
          </w:rPr>
          <w:t>10.1038/s43018-026-01121-6</w:t>
        </w:r>
      </w:hyperlink>
      <w:r>
        <w:rPr>
          <w:rFonts w:cs="Arial" w:ascii="Arial" w:hAnsi="Arial"/>
        </w:rPr>
        <w:t>.</w:t>
      </w:r>
      <w:bookmarkEnd w:id="23"/>
    </w:p>
    <w:p>
      <w:pPr>
        <w:pStyle w:val="Bibliography"/>
        <w:rPr>
          <w:rFonts w:ascii="Arial" w:hAnsi="Arial" w:cs="Arial"/>
        </w:rPr>
      </w:pPr>
      <w:bookmarkStart w:id="24" w:name="ref-Austin2023"/>
      <w:r>
        <w:rPr>
          <w:rFonts w:cs="Arial" w:ascii="Arial" w:hAnsi="Arial"/>
        </w:rPr>
        <w:t xml:space="preserve">2. </w:t>
        <w:tab/>
        <w:t xml:space="preserve">Austin GI, Park H, Meydan Y, Seeram D, Sezin T, Lou YC, Firek BA, Morowitz MJ, Banfield JF, Christiano AM, Pe’er I, Uhlemann A-C, Shenhav L, Korem T. 2023. </w:t>
      </w:r>
      <w:hyperlink r:id="rId9">
        <w:r>
          <w:rPr>
            <w:rStyle w:val="Hyperlink"/>
            <w:rFonts w:cs="Arial" w:ascii="Arial" w:hAnsi="Arial"/>
          </w:rPr>
          <w:t>Contamination source modeling with SCRuB improves cancer phenotype prediction from microbiome data</w:t>
        </w:r>
      </w:hyperlink>
      <w:r>
        <w:rPr>
          <w:rFonts w:cs="Arial" w:ascii="Arial" w:hAnsi="Arial"/>
        </w:rPr>
        <w:t>. Nature Biotechnology 41:1820–1828.</w:t>
      </w:r>
      <w:bookmarkEnd w:id="24"/>
    </w:p>
    <w:p>
      <w:pPr>
        <w:pStyle w:val="Bibliography"/>
        <w:rPr>
          <w:rFonts w:ascii="Arial" w:hAnsi="Arial" w:cs="Arial"/>
        </w:rPr>
      </w:pPr>
      <w:bookmarkStart w:id="25" w:name="ref-Neuhuser2025"/>
      <w:r>
        <w:rPr>
          <w:rFonts w:cs="Arial" w:ascii="Arial" w:hAnsi="Arial"/>
        </w:rPr>
        <w:t xml:space="preserve">3. </w:t>
        <w:tab/>
        <w:t xml:space="preserve">Neuhäuser M, Ruxton GD. 2025. </w:t>
      </w:r>
      <w:hyperlink r:id="rId10">
        <w:r>
          <w:rPr>
            <w:rStyle w:val="Hyperlink"/>
            <w:rFonts w:cs="Arial" w:ascii="Arial" w:hAnsi="Arial"/>
          </w:rPr>
          <w:t>The choice between pearson’s χ2 test and fisher’s exact test for 2 × 2 tables</w:t>
        </w:r>
      </w:hyperlink>
      <w:r>
        <w:rPr>
          <w:rFonts w:cs="Arial" w:ascii="Arial" w:hAnsi="Arial"/>
        </w:rPr>
        <w:t>. Pharmaceutical Statistics 24.</w:t>
      </w:r>
      <w:bookmarkEnd w:id="25"/>
    </w:p>
    <w:p>
      <w:pPr>
        <w:pStyle w:val="Bibliography"/>
        <w:rPr>
          <w:rFonts w:ascii="Arial" w:hAnsi="Arial" w:cs="Arial"/>
        </w:rPr>
      </w:pPr>
      <w:bookmarkStart w:id="26" w:name="ref-Riquelme2019"/>
      <w:r>
        <w:rPr>
          <w:rFonts w:cs="Arial" w:ascii="Arial" w:hAnsi="Arial"/>
        </w:rPr>
        <w:t xml:space="preserve">4. </w:t>
        <w:tab/>
        <w:t xml:space="preserve">Riquelme E, Zhang Y, Zhang L, Montiel M, Zoltan M, Dong W, Quesada P, Sahin I, Chandra V, San Lucas A, Scheet P, Xu H, Hanash SM, Feng L, Burks JK, Do K-A, Peterson CB, Nejman D, Tzeng C-WD, Kim MP, Sears CL, Ajami N, Petrosino J, Wood LD, Maitra A, Straussman R, Katz M, White JR, Jenq R, Wargo J, McAllister F. 2019. </w:t>
      </w:r>
      <w:hyperlink r:id="rId11">
        <w:r>
          <w:rPr>
            <w:rStyle w:val="Hyperlink"/>
            <w:rFonts w:cs="Arial" w:ascii="Arial" w:hAnsi="Arial"/>
          </w:rPr>
          <w:t>Tumor microbiome diversity and composition influence pancreatic cancer outcomes</w:t>
        </w:r>
      </w:hyperlink>
      <w:r>
        <w:rPr>
          <w:rFonts w:cs="Arial" w:ascii="Arial" w:hAnsi="Arial"/>
        </w:rPr>
        <w:t>. Cell 178:795–806.e12.</w:t>
      </w:r>
      <w:bookmarkEnd w:id="26"/>
    </w:p>
    <w:p>
      <w:pPr>
        <w:pStyle w:val="Bibliography"/>
        <w:rPr>
          <w:rFonts w:ascii="Arial" w:hAnsi="Arial" w:cs="Arial"/>
        </w:rPr>
      </w:pPr>
      <w:bookmarkStart w:id="27" w:name="ref-Guo2021"/>
      <w:r>
        <w:rPr>
          <w:rFonts w:cs="Arial" w:ascii="Arial" w:hAnsi="Arial"/>
        </w:rPr>
        <w:t xml:space="preserve">5. </w:t>
        <w:tab/>
        <w:t xml:space="preserve">Guo W, Zhang Y, Guo S, Mei Z, Liao H, Dong H, Wu K, Ye H, Zhang Y, Zhu Y, Lang J, Hu L, Jin G, Kong X. 2021. </w:t>
      </w:r>
      <w:hyperlink r:id="rId12">
        <w:r>
          <w:rPr>
            <w:rStyle w:val="Hyperlink"/>
            <w:rFonts w:cs="Arial" w:ascii="Arial" w:hAnsi="Arial"/>
          </w:rPr>
          <w:t>Tumor microbiome contributes to an aggressive phenotype in the basal-like subtype of pancreatic cancer</w:t>
        </w:r>
      </w:hyperlink>
      <w:r>
        <w:rPr>
          <w:rFonts w:cs="Arial" w:ascii="Arial" w:hAnsi="Arial"/>
        </w:rPr>
        <w:t>. Communications Biology 4.</w:t>
      </w:r>
      <w:bookmarkEnd w:id="27"/>
    </w:p>
    <w:p>
      <w:pPr>
        <w:pStyle w:val="Bibliography"/>
        <w:rPr>
          <w:rFonts w:ascii="Arial" w:hAnsi="Arial" w:cs="Arial"/>
        </w:rPr>
      </w:pPr>
      <w:bookmarkStart w:id="28" w:name="ref-Davis2018"/>
      <w:r>
        <w:rPr>
          <w:rFonts w:cs="Arial" w:ascii="Arial" w:hAnsi="Arial"/>
        </w:rPr>
        <w:t xml:space="preserve">6. </w:t>
        <w:tab/>
        <w:t xml:space="preserve">Davis NM, Proctor DM, Holmes SP, Relman DA, Callahan BJ. 2018. </w:t>
      </w:r>
      <w:hyperlink r:id="rId13">
        <w:r>
          <w:rPr>
            <w:rStyle w:val="Hyperlink"/>
            <w:rFonts w:cs="Arial" w:ascii="Arial" w:hAnsi="Arial"/>
          </w:rPr>
          <w:t>Simple statistical identification and removal of contaminant sequences in marker-gene and metagenomics data</w:t>
        </w:r>
      </w:hyperlink>
      <w:r>
        <w:rPr>
          <w:rFonts w:cs="Arial" w:ascii="Arial" w:hAnsi="Arial"/>
        </w:rPr>
        <w:t>. Microbiome 6.</w:t>
      </w:r>
      <w:bookmarkEnd w:id="28"/>
    </w:p>
    <w:p>
      <w:pPr>
        <w:pStyle w:val="Bibliography"/>
        <w:rPr>
          <w:rFonts w:ascii="Arial" w:hAnsi="Arial" w:cs="Arial"/>
        </w:rPr>
      </w:pPr>
      <w:bookmarkStart w:id="29" w:name="ref-Nejman2020"/>
      <w:r>
        <w:rPr>
          <w:rFonts w:cs="Arial" w:ascii="Arial" w:hAnsi="Arial"/>
        </w:rPr>
        <w:t xml:space="preserve">7. </w:t>
        <w:tab/>
        <w:t xml:space="preserve">Nejman D, Livyatan I, Fuks G, Gavert N, Zwang Y, Geller LT, Rotter-Maskowitz A, Weiser R, Mallel G, Gigi E, Meltser A, Douglas GM, Kamer I, Gopalakrishnan V, Dadosh T, Levin-Zaidman S, Avnet S, Atlan T, Cooper ZA, Arora R, Cogdill AP, Khan MAW, Ologun G, Bussi Y, Weinberger A, Lotan-Pompan M, Golani O, Perry G, Rokah M, Bahar-Shany K, Rozeman EA, Blank CU, Ronai A, Shaoul R, Amit A, Dorfman T, Kremer R, Cohen ZR, Harnof S, Siegal T, Yehuda-Shnaidman E, Gal-Yam EN, Shapira H, Baldini N, Langille MGI, Ben-Nun A, Kaufman B, Nissan A, Golan T, Dadiani M, Levanon K, Bar J, Yust-Katz S, Barshack I, Peeper DS, Raz DJ, Segal E, Wargo JA, Sandbank J, Shental N, Straussman R. 2020. </w:t>
      </w:r>
      <w:hyperlink r:id="rId14">
        <w:r>
          <w:rPr>
            <w:rStyle w:val="Hyperlink"/>
            <w:rFonts w:cs="Arial" w:ascii="Arial" w:hAnsi="Arial"/>
          </w:rPr>
          <w:t>The human tumor microbiome is composed of tumor type–specific intracellular bacteria</w:t>
        </w:r>
      </w:hyperlink>
      <w:r>
        <w:rPr>
          <w:rFonts w:cs="Arial" w:ascii="Arial" w:hAnsi="Arial"/>
        </w:rPr>
        <w:t>. Science 368:973–980.</w:t>
      </w:r>
      <w:bookmarkEnd w:id="29"/>
    </w:p>
    <w:p>
      <w:pPr>
        <w:pStyle w:val="Bibliography"/>
        <w:rPr>
          <w:rFonts w:ascii="Arial" w:hAnsi="Arial" w:cs="Arial"/>
        </w:rPr>
      </w:pPr>
      <w:bookmarkStart w:id="30" w:name="ref-Muthiah2025"/>
      <w:r>
        <w:rPr>
          <w:rFonts w:cs="Arial" w:ascii="Arial" w:hAnsi="Arial"/>
        </w:rPr>
        <w:t xml:space="preserve">8. </w:t>
        <w:tab/>
        <w:t xml:space="preserve">Muthiah SK, Corrada Bravo H. 2025. Wrench: Wrench normalization for sparse count data. </w:t>
      </w:r>
      <w:hyperlink r:id="rId15">
        <w:r>
          <w:rPr>
            <w:rStyle w:val="Hyperlink"/>
            <w:rFonts w:cs="Arial" w:ascii="Arial" w:hAnsi="Arial"/>
          </w:rPr>
          <w:t>https://bioconductor.org/packages/Wrench</w:t>
        </w:r>
      </w:hyperlink>
      <w:r>
        <w:rPr>
          <w:rFonts w:cs="Arial" w:ascii="Arial" w:hAnsi="Arial"/>
        </w:rPr>
        <w:t>.</w:t>
      </w:r>
      <w:bookmarkEnd w:id="30"/>
    </w:p>
    <w:p>
      <w:pPr>
        <w:pStyle w:val="Bibliography"/>
        <w:rPr>
          <w:rFonts w:ascii="Arial" w:hAnsi="Arial" w:cs="Arial"/>
        </w:rPr>
      </w:pPr>
      <w:bookmarkStart w:id="31" w:name="ref-Sanders1968"/>
      <w:r>
        <w:rPr>
          <w:rFonts w:cs="Arial" w:ascii="Arial" w:hAnsi="Arial"/>
        </w:rPr>
        <w:t xml:space="preserve">9. </w:t>
        <w:tab/>
        <w:t xml:space="preserve">Sanders HL. 1968. </w:t>
      </w:r>
      <w:hyperlink r:id="rId16">
        <w:r>
          <w:rPr>
            <w:rStyle w:val="Hyperlink"/>
            <w:rFonts w:cs="Arial" w:ascii="Arial" w:hAnsi="Arial"/>
          </w:rPr>
          <w:t>Marine benthic diversity: A comparative study</w:t>
        </w:r>
      </w:hyperlink>
      <w:r>
        <w:rPr>
          <w:rFonts w:cs="Arial" w:ascii="Arial" w:hAnsi="Arial"/>
        </w:rPr>
        <w:t>. The American Naturalist 102:243–282.</w:t>
      </w:r>
      <w:bookmarkEnd w:id="31"/>
    </w:p>
    <w:p>
      <w:pPr>
        <w:pStyle w:val="Bibliography"/>
        <w:rPr>
          <w:rFonts w:ascii="Arial" w:hAnsi="Arial" w:cs="Arial"/>
        </w:rPr>
      </w:pPr>
      <w:bookmarkStart w:id="32" w:name="ref-McKinley2023"/>
      <w:r>
        <w:rPr>
          <w:rFonts w:cs="Arial" w:ascii="Arial" w:hAnsi="Arial"/>
        </w:rPr>
        <w:t xml:space="preserve">10. </w:t>
        <w:tab/>
        <w:t xml:space="preserve">McKinley KNL, Herremans KM, Riner AN, Vudatha V, Freudenberger DC, Hughes SJ, Triplett EW, Trevino JG. 2023. </w:t>
      </w:r>
      <w:hyperlink r:id="rId17">
        <w:r>
          <w:rPr>
            <w:rStyle w:val="Hyperlink"/>
            <w:rFonts w:cs="Arial" w:ascii="Arial" w:hAnsi="Arial"/>
          </w:rPr>
          <w:t>Translocation of oral microbiota into the pancreatic ductal adenocarcinoma tumor microenvironment</w:t>
        </w:r>
      </w:hyperlink>
      <w:r>
        <w:rPr>
          <w:rFonts w:cs="Arial" w:ascii="Arial" w:hAnsi="Arial"/>
        </w:rPr>
        <w:t>. Microorganisms 11:1466.</w:t>
      </w:r>
      <w:bookmarkEnd w:id="32"/>
    </w:p>
    <w:p>
      <w:pPr>
        <w:pStyle w:val="Bibliography"/>
        <w:rPr>
          <w:rFonts w:ascii="Arial" w:hAnsi="Arial" w:cs="Arial"/>
        </w:rPr>
      </w:pPr>
      <w:bookmarkStart w:id="33" w:name="ref-Lin2023"/>
      <w:r>
        <w:rPr>
          <w:rFonts w:cs="Arial" w:ascii="Arial" w:hAnsi="Arial"/>
        </w:rPr>
        <w:t xml:space="preserve">11. </w:t>
        <w:tab/>
        <w:t xml:space="preserve">Lin H, Peddada SD. 2023. </w:t>
      </w:r>
      <w:hyperlink r:id="rId18">
        <w:r>
          <w:rPr>
            <w:rStyle w:val="Hyperlink"/>
            <w:rFonts w:cs="Arial" w:ascii="Arial" w:hAnsi="Arial"/>
          </w:rPr>
          <w:t>Multigroup analysis of compositions of microbiomes with covariate adjustments and repeated measures</w:t>
        </w:r>
      </w:hyperlink>
      <w:r>
        <w:rPr>
          <w:rFonts w:cs="Arial" w:ascii="Arial" w:hAnsi="Arial"/>
        </w:rPr>
        <w:t>. Nature Methods 21:83–91.</w:t>
      </w:r>
      <w:bookmarkEnd w:id="33"/>
    </w:p>
    <w:p>
      <w:pPr>
        <w:pStyle w:val="Bibliography"/>
        <w:rPr>
          <w:rFonts w:ascii="Arial" w:hAnsi="Arial" w:cs="Arial"/>
        </w:rPr>
      </w:pPr>
      <w:bookmarkStart w:id="34" w:name="ref-ALDEx2"/>
      <w:r>
        <w:rPr>
          <w:rFonts w:cs="Arial" w:ascii="Arial" w:hAnsi="Arial"/>
        </w:rPr>
        <w:t xml:space="preserve">12. </w:t>
        <w:tab/>
        <w:t xml:space="preserve">Greg Gloor RGW. 2017. </w:t>
      </w:r>
      <w:hyperlink r:id="rId19">
        <w:r>
          <w:rPr>
            <w:rStyle w:val="Hyperlink"/>
            <w:rFonts w:cs="Arial" w:ascii="Arial" w:hAnsi="Arial"/>
          </w:rPr>
          <w:t>ALDEx2</w:t>
        </w:r>
      </w:hyperlink>
      <w:r>
        <w:rPr>
          <w:rFonts w:cs="Arial" w:ascii="Arial" w:hAnsi="Arial"/>
        </w:rPr>
        <w:t>. Bioconductor.</w:t>
      </w:r>
      <w:bookmarkEnd w:id="34"/>
    </w:p>
    <w:p>
      <w:pPr>
        <w:pStyle w:val="Bibliography"/>
        <w:rPr>
          <w:rFonts w:ascii="Arial" w:hAnsi="Arial" w:cs="Arial"/>
        </w:rPr>
      </w:pPr>
      <w:bookmarkStart w:id="35" w:name="ref-Barnett2021"/>
      <w:r>
        <w:rPr>
          <w:rFonts w:cs="Arial" w:ascii="Arial" w:hAnsi="Arial"/>
        </w:rPr>
        <w:t xml:space="preserve">13. </w:t>
        <w:tab/>
        <w:t xml:space="preserve">Barnett D, Arts I, Penders J. 2021. </w:t>
      </w:r>
      <w:hyperlink r:id="rId20">
        <w:r>
          <w:rPr>
            <w:rStyle w:val="Hyperlink"/>
            <w:rFonts w:cs="Arial" w:ascii="Arial" w:hAnsi="Arial"/>
          </w:rPr>
          <w:t>microViz: An r package for microbiome data visualization and statistics</w:t>
        </w:r>
      </w:hyperlink>
      <w:r>
        <w:rPr>
          <w:rFonts w:cs="Arial" w:ascii="Arial" w:hAnsi="Arial"/>
        </w:rPr>
        <w:t>. Journal of Open Source Software 6:3201.</w:t>
      </w:r>
      <w:bookmarkEnd w:id="35"/>
    </w:p>
    <w:p>
      <w:pPr>
        <w:pStyle w:val="Bibliography"/>
        <w:rPr>
          <w:rFonts w:ascii="Arial" w:hAnsi="Arial" w:cs="Arial"/>
        </w:rPr>
      </w:pPr>
      <w:bookmarkStart w:id="36" w:name="ref-GaleanoNio2022"/>
      <w:r>
        <w:rPr>
          <w:rFonts w:cs="Arial" w:ascii="Arial" w:hAnsi="Arial"/>
        </w:rPr>
        <w:t xml:space="preserve">14. </w:t>
        <w:tab/>
        <w:t xml:space="preserve">Galeano Niño JL, Wu H, LaCourse KD, Kempchinsky AG, Baryiames A, Barber B, Futran N, Houlton J, Sather C, Sicinska E, Taylor A, Minot SS, Johnston CD, Bullman S. 2022. </w:t>
      </w:r>
      <w:hyperlink r:id="rId21">
        <w:r>
          <w:rPr>
            <w:rStyle w:val="Hyperlink"/>
            <w:rFonts w:cs="Arial" w:ascii="Arial" w:hAnsi="Arial"/>
          </w:rPr>
          <w:t>Effect of the intratumoral microbiota on spatial and cellular heterogeneity in cancer</w:t>
        </w:r>
      </w:hyperlink>
      <w:r>
        <w:rPr>
          <w:rFonts w:cs="Arial" w:ascii="Arial" w:hAnsi="Arial"/>
        </w:rPr>
        <w:t>. Nature 611:810–817.</w:t>
      </w:r>
      <w:bookmarkEnd w:id="36"/>
    </w:p>
    <w:p>
      <w:pPr>
        <w:pStyle w:val="Bibliography"/>
        <w:spacing w:before="0" w:after="200"/>
        <w:rPr>
          <w:rFonts w:ascii="Arial" w:hAnsi="Arial" w:cs="Arial"/>
        </w:rPr>
      </w:pPr>
      <w:bookmarkStart w:id="37" w:name="ref-AmmerHerrmenau2021"/>
      <w:r>
        <w:rPr>
          <w:rFonts w:cs="Arial" w:ascii="Arial" w:hAnsi="Arial"/>
        </w:rPr>
        <w:t xml:space="preserve">15. </w:t>
        <w:tab/>
        <w:t xml:space="preserve">Ammer-Herrmenau C, Pfisterer N, Berg T van den, Gavrilova I, Amanzada A, Singh SK, Khalil A, Alili R, Belda E, Clement K, Abd El Wahed A, Gady EE, Haubrock M, Beißbarth T, Ellenrieder V, Neesse A. 2021. </w:t>
      </w:r>
      <w:hyperlink r:id="rId22">
        <w:r>
          <w:rPr>
            <w:rStyle w:val="Hyperlink"/>
            <w:rFonts w:cs="Arial" w:ascii="Arial" w:hAnsi="Arial"/>
          </w:rPr>
          <w:t>Comprehensive wet-bench and bioinformatics workflow for complex microbiota using oxford nanopore technologies</w:t>
        </w:r>
      </w:hyperlink>
      <w:r>
        <w:rPr>
          <w:rFonts w:cs="Arial" w:ascii="Arial" w:hAnsi="Arial"/>
        </w:rPr>
        <w:t>. mSystems 6.</w:t>
      </w:r>
      <w:bookmarkEnd w:id="0"/>
      <w:bookmarkEnd w:id="21"/>
      <w:bookmarkEnd w:id="22"/>
      <w:bookmarkEnd w:id="37"/>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Christoph Ammer-Herrmenau" w:date="2026-04-13T22:16:00Z" w:initials="CA">
    <w:p>
      <w:pPr>
        <w:overflowPunct w:val="false"/>
        <w:spacing w:before="0" w:after="0"/>
        <w:rPr/>
      </w:pPr>
      <w:hyperlink r:id="rId1">
        <w:r>
          <w:rPr>
            <w:rFonts w:ascii="Liberation Serif" w:hAnsi="Liberation Serif" w:eastAsia="DejaVu Sans" w:cs="Noto Sans Arabic UI"/>
            <w:lang w:val="en-US" w:eastAsia="en-US" w:bidi="en-US"/>
          </w:rPr>
          <w:t xml:space="preserve">https://doi.org/10.1158/2159-8290.CD-21-1059 </w:t>
        </w:r>
      </w:hyperlink>
    </w:p>
  </w:comment>
  <w:comment w:id="1" w:author="Christoph Ammer-Herrmenau" w:date="2026-04-13T22:16:00Z" w:initials="CA">
    <w:p>
      <w:pPr>
        <w:overflowPunct w:val="false"/>
        <w:spacing w:before="0" w:after="0"/>
        <w:rPr/>
      </w:pPr>
      <w:r>
        <w:rPr>
          <w:rFonts w:ascii="Liberation Serif" w:hAnsi="Liberation Serif" w:eastAsia="DejaVu Sans" w:cs="Noto Sans Arabic UI"/>
          <w:lang w:val="en-US" w:eastAsia="en-US" w:bidi="en-US"/>
        </w:rPr>
        <w:t>Requilme et al, Pushalkar et al Nejman et al, Geller et al.</w:t>
      </w:r>
    </w:p>
  </w:comment>
  <w:comment w:id="2" w:author="Christoph Ammer-Herrmenau" w:date="2026-04-13T22:19:00Z" w:initials="CA">
    <w:p>
      <w:pPr>
        <w:overflowPunct w:val="false"/>
        <w:spacing w:before="0" w:after="0"/>
        <w:rPr/>
      </w:pPr>
      <w:r>
        <w:rPr>
          <w:rFonts w:ascii="Liberation Serif" w:hAnsi="Liberation Serif" w:eastAsia="DejaVu Sans" w:cs="Noto Sans Arabic UI"/>
          <w:lang w:val="en-US" w:eastAsia="en-US" w:bidi="en-US"/>
        </w:rPr>
        <w:t>Cell paper intratumoral microbiome.</w:t>
      </w:r>
    </w:p>
  </w:comment>
  <w:comment w:id="3" w:author="Christoph Ammer-Herrmenau" w:date="2026-04-22T21:34:00Z" w:initials="CA">
    <w:p>
      <w:pPr>
        <w:overflowPunct w:val="false"/>
        <w:spacing w:before="0" w:after="0"/>
        <w:rPr/>
      </w:pPr>
      <w:r>
        <w:rPr>
          <w:rFonts w:ascii="Liberation Serif" w:hAnsi="Liberation Serif" w:eastAsia="DejaVu Sans" w:cs="Noto Sans Arabic UI"/>
          <w:lang w:val="en-US" w:eastAsia="en-US" w:bidi="en-US"/>
        </w:rPr>
        <w:t>Better figure 1A, B etc.</w:t>
      </w:r>
    </w:p>
  </w:comment>
  <w:comment w:id="4" w:author="Christoph Ammer-Herrmenau" w:date="2026-04-22T21:53:00Z" w:initials="CA">
    <w:p>
      <w:pPr>
        <w:overflowPunct w:val="false"/>
        <w:spacing w:before="0" w:after="0"/>
        <w:rPr/>
      </w:pPr>
      <w:r>
        <w:rPr>
          <w:rFonts w:ascii="Liberation Serif" w:hAnsi="Liberation Serif" w:eastAsia="DejaVu Sans" w:cs="Noto Sans Arabic UI"/>
          <w:lang w:val="en-US" w:eastAsia="en-US" w:bidi="en-US"/>
        </w:rPr>
        <w:t>11 samples are pretty low samples size. I am convinced that we have by far more PCR samples. We need to discuss this.</w:t>
      </w:r>
    </w:p>
  </w:comment>
  <w:comment w:id="5" w:author="Christoph Ammer-Herrmenau" w:date="2026-04-22T21:34:00Z" w:initials="CA">
    <w:p w14:paraId="01000000">
      <w:pPr>
        <w:overflowPunct w:val="false"/>
        <w:spacing w:before="0" w:after="0"/>
        <w:rPr/>
      </w:pPr>
      <w:r>
        <w:rPr>
          <w:rFonts w:ascii="Liberation Serif" w:hAnsi="Liberation Serif" w:eastAsia="DejaVu Sans" w:cs="Noto Sans Arabic UI"/>
          <w:lang w:val="en-US" w:eastAsia="en-US" w:bidi="en-US"/>
        </w:rPr>
        <w:t>Here I identified more than 10 H2O controls in PDA-MAPS and P-MAPS has even more.</w:t>
      </w:r>
    </w:p>
  </w:comment>
  <w:comment w:id="7" w:author="Christoph Ammer-Herrmenau" w:date="2026-04-22T21:54:00Z" w:initials="CA">
    <w:p w14:paraId="02000000">
      <w:pPr>
        <w:overflowPunct w:val="false"/>
        <w:spacing w:before="0" w:after="0"/>
        <w:rPr/>
      </w:pPr>
      <w:r>
        <w:rPr>
          <w:rFonts w:ascii="Liberation Serif" w:hAnsi="Liberation Serif" w:eastAsia="DejaVu Sans" w:cs="Noto Sans Arabic UI"/>
          <w:lang w:val="en-US" w:eastAsia="en-US" w:bidi="en-US"/>
        </w:rPr>
        <w:t>I guess we should reevaluate the sample size too make the data more robust.</w:t>
      </w:r>
    </w:p>
  </w:comment>
  <w:comment w:id="6" w:author="Christoph Ammer-Herrmenau" w:date="2026-04-22T21:55:00Z" w:initials="CA">
    <w:p w14:paraId="03000000">
      <w:pPr>
        <w:overflowPunct w:val="false"/>
        <w:spacing w:before="0" w:after="0"/>
        <w:rPr/>
      </w:pPr>
      <w:r>
        <w:rPr>
          <w:rFonts w:ascii="Liberation Serif" w:hAnsi="Liberation Serif" w:eastAsia="DejaVu Sans" w:cs="Noto Sans Arabic UI"/>
          <w:lang w:val="en-US" w:eastAsia="en-US" w:bidi="en-US"/>
        </w:rPr>
        <w:t>Buffer and paraffin can remain like they are.</w:t>
      </w:r>
    </w:p>
  </w:comment>
  <w:comment w:id="8" w:author="Christoph Ammer-Herrmenau" w:date="2026-04-22T21:37:00Z" w:initials="CA">
    <w:p>
      <w:pPr>
        <w:overflowPunct w:val="false"/>
        <w:spacing w:before="0" w:after="0"/>
        <w:rPr/>
      </w:pPr>
      <w:r>
        <w:rPr>
          <w:rFonts w:ascii="Liberation Serif" w:hAnsi="Liberation Serif" w:eastAsia="DejaVu Sans" w:cs="Noto Sans Arabic UI"/>
          <w:lang w:val="en-US" w:eastAsia="en-US" w:bidi="en-US"/>
        </w:rPr>
        <w:t>I would define filter here as well.</w:t>
      </w:r>
    </w:p>
  </w:comment>
  <w:comment w:id="9" w:author="Christoph Ammer-Herrmenau" w:date="2026-04-22T21:40:00Z" w:initials="CA">
    <w:p>
      <w:pPr>
        <w:overflowPunct w:val="false"/>
        <w:spacing w:before="0" w:after="0"/>
        <w:rPr/>
      </w:pPr>
      <w:r>
        <w:rPr>
          <w:rFonts w:ascii="Liberation Serif" w:hAnsi="Liberation Serif" w:eastAsia="DejaVu Sans" w:cs="Noto Sans Arabic UI"/>
          <w:lang w:val="en-US" w:eastAsia="en-US" w:bidi="en-US"/>
        </w:rPr>
        <w:t>Figure 1B</w:t>
      </w:r>
    </w:p>
  </w:comment>
  <w:comment w:id="10" w:author="Christoph Ammer-Herrmenau" w:date="2026-04-23T21:35:00Z" w:initials="CA">
    <w:p>
      <w:pPr>
        <w:overflowPunct w:val="false"/>
        <w:spacing w:before="0" w:after="0"/>
        <w:rPr/>
      </w:pPr>
      <w:r>
        <w:rPr>
          <w:rFonts w:ascii="Liberation Serif" w:hAnsi="Liberation Serif" w:eastAsia="DejaVu Sans" w:cs="Noto Sans Arabic UI"/>
          <w:lang w:val="en-US" w:eastAsia="en-US" w:bidi="en-US"/>
        </w:rPr>
        <w:t>Do we have the alpha div for rarefaction or wrench normalization.</w:t>
      </w:r>
    </w:p>
  </w:comment>
  <w:comment w:id="11" w:author="Christoph Ammer-Herrmenau" w:date="2026-04-22T21:56:00Z" w:initials="CA">
    <w:p w14:paraId="04000000">
      <w:pPr>
        <w:overflowPunct w:val="false"/>
        <w:spacing w:before="0" w:after="0"/>
        <w:rPr/>
      </w:pPr>
      <w:r>
        <w:rPr>
          <w:rFonts w:ascii="Liberation Serif" w:hAnsi="Liberation Serif" w:eastAsia="DejaVu Sans" w:cs="Noto Sans Arabic UI"/>
          <w:lang w:val="en-US" w:eastAsia="en-US" w:bidi="en-US"/>
        </w:rPr>
        <w:t>Alpha- beta diversity?</w:t>
      </w:r>
    </w:p>
  </w:comment>
  <w:comment w:id="12" w:author="Christoph Ammer-Herrmenau" w:date="2026-04-22T21:57:00Z" w:initials="CA">
    <w:p w14:paraId="05000000">
      <w:pPr>
        <w:overflowPunct w:val="false"/>
        <w:spacing w:before="0" w:after="0"/>
        <w:rPr/>
      </w:pPr>
      <w:r>
        <w:rPr>
          <w:rFonts w:ascii="Liberation Serif" w:hAnsi="Liberation Serif" w:eastAsia="DejaVu Sans" w:cs="Noto Sans Arabic UI"/>
          <w:lang w:val="en-US" w:eastAsia="en-US" w:bidi="en-US"/>
        </w:rPr>
        <w:t>I would prefer to take only shannon OR Inv Simpson</w:t>
      </w:r>
    </w:p>
  </w:comment>
  <w:comment w:id="13" w:author="Christoph Ammer-Herrmenau" w:date="2026-04-22T21:58:00Z" w:initials="CA">
    <w:p w14:paraId="06000000">
      <w:pPr>
        <w:overflowPunct w:val="false"/>
        <w:spacing w:before="0" w:after="0"/>
        <w:rPr/>
      </w:pPr>
      <w:r>
        <w:rPr>
          <w:rFonts w:ascii="Liberation Serif" w:hAnsi="Liberation Serif" w:eastAsia="DejaVu Sans" w:cs="Noto Sans Arabic UI"/>
          <w:lang w:val="en-US" w:eastAsia="en-US" w:bidi="en-US"/>
        </w:rPr>
        <w:t>Please refine the figure legends. Buffer rather than buffer_ctrl, PCR rather than pcr_control</w:t>
      </w:r>
    </w:p>
  </w:comment>
  <w:comment w:id="14" w:author="Christoph Ammer-Herrmenau" w:date="2026-04-22T21:59:00Z" w:initials="CA">
    <w:p>
      <w:pPr>
        <w:overflowPunct w:val="false"/>
        <w:spacing w:before="0" w:after="0"/>
        <w:rPr/>
      </w:pPr>
      <w:r>
        <w:rPr>
          <w:rFonts w:ascii="Liberation Serif" w:hAnsi="Liberation Serif" w:eastAsia="DejaVu Sans" w:cs="Noto Sans Arabic UI"/>
          <w:lang w:val="en-US" w:eastAsia="en-US" w:bidi="en-US"/>
        </w:rPr>
        <w:t>I would always write a p-value + * if significant</w:t>
      </w:r>
    </w:p>
    <w:p w14:paraId="07000000">
      <w:pPr>
        <w:overflowPunct w:val="false"/>
        <w:spacing w:before="0" w:after="0"/>
        <w:rPr/>
      </w:pPr>
      <w:r>
        <w:rPr>
          <w:rFonts w:ascii="Liberation Serif" w:hAnsi="Liberation Serif" w:eastAsia="DejaVu Sans" w:cs="Noto Sans Arabic UI"/>
          <w:lang w:val="en-US" w:eastAsia="en-US" w:bidi="en-US"/>
        </w:rPr>
        <w:t>Please round p-values to 3 counts after comma like 0.034* or &lt; 0.001***</w:t>
      </w:r>
    </w:p>
  </w:comment>
  <w:comment w:id="15" w:author="Unknown Author" w:date="2026-05-29T10:07:22Z" w:initials="">
    <w:p>
      <w:pPr>
        <w:overflowPunct w:val="false"/>
        <w:spacing w:before="0" w:after="0"/>
        <w:rPr/>
      </w:pPr>
      <w:r>
        <w:rPr>
          <w:rFonts w:ascii="Liberation Serif" w:hAnsi="Liberation Serif" w:eastAsia="DejaVu Sans" w:cs="Noto Sans Arabic UI"/>
          <w:lang w:val="en-US" w:eastAsia="en-US" w:bidi="en-US"/>
        </w:rPr>
        <w:t>The story line here may be different</w:t>
      </w:r>
    </w:p>
  </w:comment>
  <w:comment w:id="16" w:author="Christoph Ammer-Herrmenau" w:date="2026-04-23T21:33:00Z" w:initials="CA">
    <w:p>
      <w:pPr>
        <w:overflowPunct w:val="false"/>
        <w:spacing w:before="0" w:after="0"/>
        <w:rPr/>
      </w:pPr>
      <w:r>
        <w:rPr>
          <w:rFonts w:ascii="Liberation Serif" w:hAnsi="Liberation Serif" w:eastAsia="DejaVu Sans" w:cs="Noto Sans Arabic UI"/>
          <w:lang w:val="en-US" w:eastAsia="en-US" w:bidi="en-US"/>
        </w:rPr>
        <w:t>Here we need a reference.</w:t>
      </w:r>
    </w:p>
  </w:comment>
  <w:comment w:id="17" w:author="Christoph Ammer-Herrmenau" w:date="2026-04-23T21:43:00Z" w:initials="CA">
    <w:p>
      <w:pPr>
        <w:overflowPunct w:val="false"/>
        <w:spacing w:before="0" w:after="0"/>
        <w:rPr/>
      </w:pPr>
      <w:r>
        <w:rPr>
          <w:rFonts w:ascii="Liberation Serif" w:hAnsi="Liberation Serif" w:eastAsia="DejaVu Sans" w:cs="Noto Sans Arabic UI"/>
          <w:lang w:val="en-US" w:eastAsia="en-US" w:bidi="en-US"/>
        </w:rPr>
        <w:t xml:space="preserve">PMID: </w:t>
      </w:r>
      <w:r>
        <w:rPr>
          <w:rFonts w:ascii="Liberation Serif" w:hAnsi="Liberation Serif" w:eastAsia="DejaVu Sans" w:cs="Noto Sans Arabic UI"/>
          <w:b/>
          <w:bCs/>
          <w:lang w:val="en-US" w:eastAsia="en-US" w:bidi="en-US"/>
        </w:rPr>
        <w:t>35236828</w:t>
      </w:r>
      <w:r>
        <w:rPr>
          <w:rFonts w:ascii="Liberation Serif" w:hAnsi="Liberation Serif" w:eastAsia="DejaVu Sans" w:cs="Noto Sans Arabic UI"/>
          <w:lang w:val="en-US" w:eastAsia="en-US" w:bidi="en-US"/>
        </w:rPr>
        <w:t xml:space="preserve"> </w:t>
      </w:r>
    </w:p>
  </w:comment>
  <w:comment w:id="18" w:author="Christoph Ammer-Herrmenau" w:date="2026-04-23T21:40:00Z" w:initials="CA">
    <w:p>
      <w:pPr>
        <w:overflowPunct w:val="false"/>
        <w:spacing w:before="0" w:after="0"/>
        <w:rPr/>
      </w:pPr>
      <w:r>
        <w:rPr>
          <w:rFonts w:ascii="Liberation Serif" w:hAnsi="Liberation Serif" w:eastAsia="DejaVu Sans" w:cs="Noto Sans Arabic UI"/>
          <w:lang w:val="en-US" w:eastAsia="en-US" w:bidi="en-US"/>
        </w:rPr>
        <w:t xml:space="preserve">As the figure only focus on genus level you cannot point out to a species unless we do not show it in a figure or table. I would rather focus on the origin of the genera form the oral cavity. </w:t>
      </w:r>
    </w:p>
  </w:comment>
  <w:comment w:id="19" w:author="Christoph Ammer-Herrmenau" w:date="2026-04-23T21:40:00Z" w:initials="CA">
    <w:p>
      <w:pPr>
        <w:overflowPunct w:val="false"/>
        <w:spacing w:before="0" w:after="0"/>
        <w:rPr/>
      </w:pPr>
      <w:r>
        <w:rPr>
          <w:rFonts w:ascii="Liberation Serif" w:hAnsi="Liberation Serif" w:eastAsia="DejaVu Sans" w:cs="Noto Sans Arabic UI"/>
          <w:lang w:val="en-US" w:eastAsia="en-US" w:bidi="en-US"/>
        </w:rPr>
        <w:t>Very well written!!</w:t>
      </w:r>
    </w:p>
  </w:comment>
  <w:comment w:id="20" w:author="Christoph Ammer-Herrmenau" w:date="2026-04-23T21:45:00Z" w:initials="CA">
    <w:p>
      <w:pPr>
        <w:overflowPunct w:val="false"/>
        <w:spacing w:before="0" w:after="0"/>
        <w:rPr/>
      </w:pPr>
      <w:r>
        <w:rPr>
          <w:rFonts w:ascii="Liberation Serif" w:hAnsi="Liberation Serif" w:eastAsia="DejaVu Sans" w:cs="Noto Sans Arabic UI"/>
          <w:lang w:val="en-US" w:eastAsia="en-US" w:bidi="en-US"/>
        </w:rPr>
        <w:t>In order to reduce complexity of this complex work Iwould remove the analysis on phylum level. We focused on genus level, which is by far much more specific.</w:t>
      </w:r>
    </w:p>
  </w:comment>
  <w:comment w:id="21" w:author="Christoph Ammer-Herrmenau" w:date="2026-04-23T21:50:00Z" w:initials="CA">
    <w:p>
      <w:pPr>
        <w:overflowPunct w:val="false"/>
        <w:spacing w:before="0" w:after="0"/>
        <w:rPr/>
      </w:pPr>
      <w:r>
        <w:rPr>
          <w:rFonts w:ascii="Liberation Serif" w:hAnsi="Liberation Serif" w:eastAsia="DejaVu Sans" w:cs="Noto Sans Arabic UI"/>
          <w:lang w:val="en-US" w:eastAsia="en-US" w:bidi="en-US"/>
        </w:rPr>
        <w:t>As mentioned above, I do not see the rationale to explore higher taxonomic ranks. Maybe it would be worth to have a lookt to the domiant species as our method allows robust analysis on species level.</w:t>
      </w:r>
    </w:p>
  </w:comment>
  <w:comment w:id="22" w:author="Christoph Ammer-Herrmenau" w:date="2026-04-23T21:54:00Z" w:initials="CA">
    <w:p>
      <w:pPr>
        <w:overflowPunct w:val="false"/>
        <w:spacing w:before="0" w:after="0"/>
        <w:rPr/>
      </w:pPr>
      <w:r>
        <w:rPr>
          <w:rFonts w:ascii="Liberation Serif" w:hAnsi="Liberation Serif" w:eastAsia="DejaVu Sans" w:cs="Noto Sans Arabic UI"/>
          <w:lang w:val="en-US" w:eastAsia="en-US" w:bidi="en-US"/>
        </w:rPr>
        <w:t>Also here I would ratheruse the species level. If there are too many species  we can use a suppl table. Why have you not used MaAsLin2 and stratified for LP, origin paraffin, buffer etc? If there are multiple species dominant in LP we can take it as a smooth bridge to the second chapter.</w:t>
      </w:r>
    </w:p>
  </w:comment>
  <w:comment w:id="23" w:author="Christoph Ammer-Herrmenau" w:date="2026-04-24T21:14:00Z" w:initials="CA">
    <w:p>
      <w:pPr>
        <w:overflowPunct w:val="false"/>
        <w:spacing w:before="0" w:after="0"/>
        <w:rPr/>
      </w:pPr>
      <w:r>
        <w:rPr>
          <w:rFonts w:ascii="Liberation Serif" w:hAnsi="Liberation Serif" w:eastAsia="DejaVu Sans" w:cs="Noto Sans Arabic UI"/>
          <w:lang w:val="en-US" w:eastAsia="en-US" w:bidi="en-US"/>
        </w:rPr>
        <w:t xml:space="preserve">I expanded the description here, as most reviewer do not read thoroughly the methods and go directely to the results. </w:t>
      </w:r>
    </w:p>
  </w:comment>
  <w:comment w:id="24" w:author="Christoph Ammer-Herrmenau" w:date="2026-04-24T22:59:00Z" w:initials="CA">
    <w:p w14:paraId="08000000">
      <w:pPr>
        <w:overflowPunct w:val="false"/>
        <w:spacing w:before="0" w:after="0"/>
        <w:rPr/>
      </w:pPr>
      <w:r>
        <w:rPr>
          <w:rFonts w:ascii="Liberation Serif" w:hAnsi="Liberation Serif" w:eastAsia="DejaVu Sans" w:cs="Noto Sans Arabic UI"/>
          <w:lang w:val="en-US" w:eastAsia="en-US" w:bidi="en-US"/>
        </w:rPr>
        <w:t>Please relabel technician to LP, and bench hood to low-germ and standard an the figures.</w:t>
      </w:r>
    </w:p>
  </w:comment>
  <w:comment w:id="25" w:author="Christoph Ammer-Herrmenau" w:date="2026-04-24T23:00:00Z" w:initials="CA">
    <w:p w14:paraId="09000000">
      <w:pPr>
        <w:overflowPunct w:val="false"/>
        <w:spacing w:before="0" w:after="0"/>
        <w:rPr/>
      </w:pPr>
      <w:r>
        <w:rPr>
          <w:rFonts w:ascii="Liberation Serif" w:hAnsi="Liberation Serif" w:eastAsia="DejaVu Sans" w:cs="Noto Sans Arabic UI"/>
          <w:lang w:val="en-US" w:eastAsia="en-US" w:bidi="en-US"/>
        </w:rPr>
        <w:t>As mentioned above. Please write out all p-values, even if they are not significant.</w:t>
      </w:r>
    </w:p>
  </w:comment>
  <w:comment w:id="26" w:author="Christoph Ammer-Herrmenau" w:date="2026-04-24T21:06:00Z" w:initials="CA">
    <w:p>
      <w:pPr>
        <w:overflowPunct w:val="false"/>
        <w:spacing w:before="0" w:after="0"/>
        <w:rPr/>
      </w:pPr>
      <w:r>
        <w:rPr>
          <w:rFonts w:ascii="Liberation Serif" w:hAnsi="Liberation Serif" w:eastAsia="DejaVu Sans" w:cs="Noto Sans Arabic UI"/>
          <w:lang w:val="en-US" w:eastAsia="en-US" w:bidi="en-US"/>
        </w:rPr>
        <w:t>Please full p-value with 3 numbers after. And **.</w:t>
      </w:r>
    </w:p>
  </w:comment>
  <w:comment w:id="27" w:author="Christoph Ammer-Herrmenau" w:date="2026-04-24T23:01:00Z" w:initials="CA">
    <w:p>
      <w:pPr>
        <w:overflowPunct w:val="false"/>
        <w:spacing w:before="0" w:after="0"/>
        <w:rPr/>
      </w:pPr>
      <w:r>
        <w:rPr>
          <w:rFonts w:ascii="Liberation Serif" w:hAnsi="Liberation Serif" w:eastAsia="DejaVu Sans" w:cs="Noto Sans Arabic UI"/>
          <w:lang w:val="en-US" w:eastAsia="en-US" w:bidi="en-US"/>
        </w:rPr>
        <w:t>I would display only one figure with the elipse around TA. Condition with shape is enough.</w:t>
      </w:r>
    </w:p>
  </w:comment>
  <w:comment w:id="28" w:author="Christoph Ammer-Herrmenau" w:date="2026-04-24T21:09:00Z" w:initials="CA">
    <w:p>
      <w:pPr>
        <w:overflowPunct w:val="false"/>
        <w:spacing w:before="0" w:after="0"/>
        <w:rPr/>
      </w:pPr>
      <w:r>
        <w:rPr>
          <w:rFonts w:ascii="Liberation Serif" w:hAnsi="Liberation Serif" w:eastAsia="DejaVu Sans" w:cs="Noto Sans Arabic UI"/>
          <w:lang w:val="en-US" w:eastAsia="en-US" w:bidi="en-US"/>
        </w:rPr>
        <w:t>Correct?</w:t>
      </w:r>
    </w:p>
  </w:comment>
  <w:comment w:id="29" w:author="Christoph Ammer-Herrmenau" w:date="2026-04-24T21:07:00Z" w:initials="CA">
    <w:p>
      <w:pPr>
        <w:overflowPunct w:val="false"/>
        <w:spacing w:before="0" w:after="0"/>
        <w:rPr/>
      </w:pPr>
      <w:r>
        <w:rPr>
          <w:rFonts w:ascii="Liberation Serif" w:hAnsi="Liberation Serif" w:eastAsia="DejaVu Sans" w:cs="Noto Sans Arabic UI"/>
          <w:lang w:val="en-US" w:eastAsia="en-US" w:bidi="en-US"/>
        </w:rPr>
        <w:t>You need an abbreviation content list.</w:t>
      </w:r>
    </w:p>
  </w:comment>
  <w:comment w:id="30" w:author="Christoph Ammer-Herrmenau" w:date="2026-04-24T21:13:00Z" w:initials="CA">
    <w:p>
      <w:pPr>
        <w:overflowPunct w:val="false"/>
        <w:spacing w:before="0" w:after="0"/>
        <w:rPr/>
      </w:pPr>
      <w:r>
        <w:rPr>
          <w:rFonts w:ascii="Liberation Serif" w:hAnsi="Liberation Serif" w:eastAsia="DejaVu Sans" w:cs="Noto Sans Arabic UI"/>
          <w:lang w:val="en-US" w:eastAsia="en-US" w:bidi="en-US"/>
        </w:rPr>
        <w:t xml:space="preserve">Also here I would suggest MaAsLin2 with LP and condition as fixed models. </w:t>
      </w:r>
    </w:p>
  </w:comment>
  <w:comment w:id="31" w:author="Christoph Ammer-Herrmenau" w:date="2026-04-24T21:11:00Z" w:initials="CA">
    <w:p>
      <w:pPr>
        <w:overflowPunct w:val="false"/>
        <w:spacing w:before="0" w:after="0"/>
        <w:rPr/>
      </w:pPr>
      <w:r>
        <w:rPr>
          <w:rFonts w:ascii="Liberation Serif" w:hAnsi="Liberation Serif" w:eastAsia="DejaVu Sans" w:cs="Noto Sans Arabic UI"/>
          <w:lang w:val="en-US" w:eastAsia="en-US" w:bidi="en-US"/>
        </w:rPr>
        <w:t>Why was it relaxed?</w:t>
      </w:r>
    </w:p>
  </w:comment>
  <w:comment w:id="32" w:author="Christoph Ammer-Herrmenau" w:date="2026-04-24T21:14:00Z" w:initials="CA">
    <w:p>
      <w:pPr>
        <w:overflowPunct w:val="false"/>
        <w:spacing w:before="0" w:after="0"/>
        <w:rPr/>
      </w:pPr>
      <w:r>
        <w:rPr>
          <w:rFonts w:ascii="Liberation Serif" w:hAnsi="Liberation Serif" w:eastAsia="DejaVu Sans" w:cs="Noto Sans Arabic UI"/>
          <w:lang w:val="en-US" w:eastAsia="en-US" w:bidi="en-US"/>
        </w:rPr>
        <w:t>Please all p-values in the same manner.</w:t>
      </w:r>
    </w:p>
  </w:comment>
  <w:comment w:id="33" w:author="Christoph Ammer-Herrmenau" w:date="2026-04-24T23:03:00Z" w:initials="CA">
    <w:p>
      <w:pPr>
        <w:overflowPunct w:val="false"/>
        <w:spacing w:before="0" w:after="0"/>
        <w:rPr/>
      </w:pPr>
      <w:r>
        <w:rPr>
          <w:rFonts w:ascii="Liberation Serif" w:hAnsi="Liberation Serif" w:eastAsia="DejaVu Sans" w:cs="Noto Sans Arabic UI"/>
          <w:lang w:val="en-US" w:eastAsia="en-US" w:bidi="en-US"/>
        </w:rPr>
        <w:t>Here I would but the DAA for condition/ environment in the suppl. And the LP in the maion figure. That would give more evidence that the batch effect is really introduced bei LP rather than by condition if we find human commensals.</w:t>
      </w:r>
    </w:p>
  </w:comment>
  <w:comment w:id="34" w:author="Christoph Ammer-Herrmenau" w:date="2026-04-25T21:02:00Z" w:initials="CA">
    <w:p>
      <w:pPr>
        <w:overflowPunct w:val="false"/>
        <w:spacing w:before="0" w:after="0"/>
        <w:rPr/>
      </w:pPr>
      <w:r>
        <w:rPr>
          <w:rFonts w:ascii="Liberation Serif" w:hAnsi="Liberation Serif" w:eastAsia="DejaVu Sans" w:cs="Noto Sans Arabic UI"/>
          <w:lang w:val="en-US" w:eastAsia="en-US" w:bidi="en-US"/>
        </w:rPr>
        <w:t>Please cite requilme, pushalkar, geller at this position</w:t>
      </w:r>
    </w:p>
  </w:comment>
  <w:comment w:id="35" w:author="Christoph Ammer-Herrmenau" w:date="2026-04-25T21:20:00Z" w:initials="CA">
    <w:p>
      <w:pPr>
        <w:overflowPunct w:val="false"/>
        <w:spacing w:before="0" w:after="0"/>
        <w:rPr/>
      </w:pPr>
      <w:r>
        <w:rPr>
          <w:rFonts w:ascii="Liberation Serif" w:hAnsi="Liberation Serif" w:eastAsia="DejaVu Sans" w:cs="Noto Sans Arabic UI"/>
          <w:lang w:val="en-US" w:eastAsia="en-US" w:bidi="en-US"/>
        </w:rPr>
        <w:t>Can you please adopt this abbreviatiopn to the figures and tables and the rest of the script? If you have a better abbreviation you can of course aplly this.</w:t>
      </w:r>
    </w:p>
  </w:comment>
  <w:comment w:id="36" w:author="Christoph Ammer-Herrmenau" w:date="2026-04-25T21:21:00Z" w:initials="CA">
    <w:p>
      <w:pPr>
        <w:overflowPunct w:val="false"/>
        <w:spacing w:before="0" w:after="0"/>
        <w:rPr/>
      </w:pPr>
      <w:r>
        <w:rPr>
          <w:rFonts w:ascii="Liberation Serif" w:hAnsi="Liberation Serif" w:eastAsia="DejaVu Sans" w:cs="Noto Sans Arabic UI"/>
          <w:lang w:val="en-US" w:eastAsia="en-US" w:bidi="en-US"/>
        </w:rPr>
        <w:t>That sounds that we do not have to do it.</w:t>
      </w:r>
    </w:p>
  </w:comment>
  <w:comment w:id="37" w:author="Christoph Ammer-Herrmenau" w:date="2026-04-25T21:21:00Z" w:initials="CA">
    <w:p>
      <w:pPr>
        <w:overflowPunct w:val="false"/>
        <w:spacing w:before="0" w:after="0"/>
        <w:rPr/>
      </w:pPr>
      <w:r>
        <w:rPr>
          <w:rFonts w:ascii="Liberation Serif" w:hAnsi="Liberation Serif" w:eastAsia="DejaVu Sans" w:cs="Noto Sans Arabic UI"/>
          <w:lang w:val="en-US" w:eastAsia="en-US" w:bidi="en-US"/>
        </w:rPr>
        <w:t>That is discussion. You can shift it to the discussion section.</w:t>
      </w:r>
    </w:p>
  </w:comment>
  <w:comment w:id="38" w:author="Christoph Ammer-Herrmenau" w:date="2026-04-25T21:45:00Z" w:initials="CA">
    <w:p>
      <w:pPr>
        <w:overflowPunct w:val="false"/>
        <w:spacing w:before="0" w:after="0"/>
        <w:rPr/>
      </w:pPr>
      <w:r>
        <w:rPr>
          <w:rFonts w:ascii="Liberation Serif" w:hAnsi="Liberation Serif" w:eastAsia="DejaVu Sans" w:cs="Noto Sans Arabic UI"/>
          <w:lang w:val="en-US" w:eastAsia="en-US" w:bidi="en-US"/>
        </w:rPr>
        <w:t>The pairwise comparison needs to be in the supplemental material</w:t>
      </w:r>
    </w:p>
  </w:comment>
  <w:comment w:id="40" w:author="Christoph Ammer-Herrmenau" w:date="2026-04-25T21:50:00Z" w:initials="CA">
    <w:p>
      <w:pPr>
        <w:overflowPunct w:val="false"/>
        <w:spacing w:before="0" w:after="0"/>
        <w:rPr/>
      </w:pPr>
      <w:r>
        <w:rPr>
          <w:rFonts w:ascii="Liberation Serif" w:hAnsi="Liberation Serif" w:eastAsia="DejaVu Sans" w:cs="Noto Sans Arabic UI"/>
          <w:lang w:val="en-US" w:eastAsia="en-US" w:bidi="en-US"/>
        </w:rPr>
        <w:t>Pairwise comparison</w:t>
      </w:r>
    </w:p>
  </w:comment>
  <w:comment w:id="39" w:author="Christoph Ammer-Herrmenau" w:date="2026-04-25T21:52:00Z" w:initials="CA">
    <w:p>
      <w:pPr>
        <w:overflowPunct w:val="false"/>
        <w:spacing w:before="0" w:after="0"/>
        <w:rPr/>
      </w:pPr>
      <w:r>
        <w:rPr>
          <w:rFonts w:ascii="Liberation Serif" w:hAnsi="Liberation Serif" w:eastAsia="DejaVu Sans" w:cs="Noto Sans Arabic UI"/>
          <w:lang w:val="en-US" w:eastAsia="en-US" w:bidi="en-US"/>
        </w:rPr>
        <w:t xml:space="preserve">Are above data with rarefation or wrench? We should report the second normalization technique. Please expand in figure legends the abbreviations, the sample size and the normalization techniques in all figures. </w:t>
      </w:r>
    </w:p>
  </w:comment>
  <w:comment w:id="41" w:author="Christoph Ammer-Herrmenau" w:date="2026-04-25T21:47:00Z" w:initials="CA">
    <w:p>
      <w:pPr>
        <w:overflowPunct w:val="false"/>
        <w:spacing w:before="0" w:after="0"/>
        <w:rPr/>
      </w:pPr>
      <w:r>
        <w:rPr>
          <w:rFonts w:ascii="Liberation Serif" w:hAnsi="Liberation Serif" w:eastAsia="DejaVu Sans" w:cs="Noto Sans Arabic UI"/>
          <w:lang w:val="en-US" w:eastAsia="en-US" w:bidi="en-US"/>
        </w:rPr>
        <w:t>I would exclude this as non-parametric tests are less sophisticated as LMM and does not bring additional informatuion.</w:t>
      </w:r>
    </w:p>
  </w:comment>
  <w:comment w:id="42" w:author="Christoph Ammer-Herrmenau" w:date="2026-04-25T22:00:00Z" w:initials="CA">
    <w:p>
      <w:pPr>
        <w:overflowPunct w:val="false"/>
        <w:spacing w:before="0" w:after="0"/>
        <w:rPr/>
      </w:pPr>
      <w:r>
        <w:rPr>
          <w:rFonts w:ascii="Liberation Serif" w:hAnsi="Liberation Serif" w:eastAsia="DejaVu Sans" w:cs="Noto Sans Arabic UI"/>
          <w:lang w:val="en-US" w:eastAsia="en-US" w:bidi="en-US"/>
        </w:rPr>
        <w:t>Pairwise comparison</w:t>
      </w:r>
    </w:p>
  </w:comment>
  <w:comment w:id="43" w:author="Christoph Ammer-Herrmenau" w:date="2026-04-25T22:01:00Z" w:initials="CA">
    <w:p>
      <w:pPr>
        <w:overflowPunct w:val="false"/>
        <w:spacing w:before="0" w:after="0"/>
        <w:rPr/>
      </w:pPr>
      <w:r>
        <w:rPr>
          <w:rFonts w:ascii="Liberation Serif" w:hAnsi="Liberation Serif" w:eastAsia="DejaVu Sans" w:cs="Noto Sans Arabic UI"/>
          <w:lang w:val="en-US" w:eastAsia="en-US" w:bidi="en-US"/>
        </w:rPr>
        <w:t>Were the data from figure 3B not normalized?</w:t>
      </w:r>
    </w:p>
  </w:comment>
  <w:comment w:id="44" w:author="Christoph Ammer-Herrmenau" w:date="2026-04-25T22:09:00Z" w:initials="CA">
    <w:p>
      <w:pPr>
        <w:overflowPunct w:val="false"/>
        <w:spacing w:before="0" w:after="0"/>
        <w:rPr/>
      </w:pPr>
      <w:r>
        <w:rPr>
          <w:rFonts w:ascii="Liberation Serif" w:hAnsi="Liberation Serif" w:eastAsia="DejaVu Sans" w:cs="Noto Sans Arabic UI"/>
          <w:lang w:val="en-US" w:eastAsia="en-US" w:bidi="en-US"/>
        </w:rPr>
        <w:t>Please rephrase.</w:t>
      </w:r>
    </w:p>
  </w:comment>
  <w:comment w:id="45" w:author="Christoph Ammer-Herrmenau" w:date="2026-04-25T22:24:00Z" w:initials="CA">
    <w:p>
      <w:pPr>
        <w:overflowPunct w:val="false"/>
        <w:spacing w:before="0" w:after="0"/>
        <w:rPr/>
      </w:pPr>
      <w:r>
        <w:rPr>
          <w:rFonts w:ascii="Liberation Serif" w:hAnsi="Liberation Serif" w:eastAsia="DejaVu Sans" w:cs="Noto Sans Arabic UI"/>
          <w:lang w:val="en-US" w:eastAsia="en-US" w:bidi="en-US"/>
        </w:rPr>
        <w:t xml:space="preserve">Here we need AS, coverage, qscore from basecalling. Also the KPC mice need to be mentioned. </w:t>
      </w:r>
    </w:p>
  </w:comment>
  <w:comment w:id="46" w:author="Christoph Ammer-Herrmenau" w:date="2026-04-25T22:28:00Z" w:initials="CA">
    <w:p>
      <w:pPr>
        <w:overflowPunct w:val="false"/>
        <w:spacing w:before="0" w:after="0"/>
        <w:rPr/>
      </w:pPr>
      <w:r>
        <w:rPr>
          <w:rFonts w:ascii="Liberation Serif" w:hAnsi="Liberation Serif" w:eastAsia="DejaVu Sans" w:cs="Noto Sans Arabic UI"/>
          <w:lang w:val="en-US" w:eastAsia="en-US" w:bidi="en-US"/>
        </w:rPr>
        <w:t xml:space="preserve">Trp53R172H and KrasG12D cooperate to promote chromosomal instability and widely metastatic pancreatic ductal adenocarcinoma in mice </w:t>
      </w:r>
    </w:p>
  </w:comment>
  <w:comment w:id="47" w:author="Christoph Ammer-Herrmenau" w:date="2026-04-25T22:33:00Z" w:initials="CA">
    <w:p>
      <w:pPr>
        <w:overflowPunct w:val="false"/>
        <w:spacing w:before="0" w:after="0"/>
        <w:rPr/>
      </w:pPr>
      <w:r>
        <w:rPr>
          <w:rFonts w:ascii="Liberation Serif" w:hAnsi="Liberation Serif" w:eastAsia="DejaVu Sans" w:cs="Noto Sans Arabic UI"/>
          <w:lang w:val="en-US" w:eastAsia="en-US" w:bidi="en-US"/>
        </w:rPr>
        <w:t xml:space="preserve">Here you can derive the section from our previous publications, like PMID: </w:t>
      </w:r>
      <w:r>
        <w:rPr>
          <w:rFonts w:ascii="Liberation Serif" w:hAnsi="Liberation Serif" w:eastAsia="DejaVu Sans" w:cs="Noto Sans Arabic UI"/>
          <w:b/>
          <w:bCs/>
          <w:lang w:val="en-US" w:eastAsia="en-US" w:bidi="en-US"/>
        </w:rPr>
        <w:t>37541802</w:t>
      </w:r>
      <w:r>
        <w:rPr>
          <w:rFonts w:ascii="Liberation Serif" w:hAnsi="Liberation Serif" w:eastAsia="DejaVu Sans" w:cs="Noto Sans Arabic UI"/>
          <w:lang w:val="en-US" w:eastAsia="en-US" w:bidi="en-US"/>
        </w:rPr>
        <w:t xml:space="preserve">. This one should also be cited as well as PMID: </w:t>
      </w:r>
      <w:r>
        <w:rPr>
          <w:rFonts w:ascii="Liberation Serif" w:hAnsi="Liberation Serif" w:eastAsia="DejaVu Sans" w:cs="Noto Sans Arabic UI"/>
          <w:b/>
          <w:bCs/>
          <w:lang w:val="en-US" w:eastAsia="en-US" w:bidi="en-US"/>
        </w:rPr>
        <w:t>41298102</w:t>
      </w:r>
      <w:r>
        <w:rPr>
          <w:rFonts w:ascii="Liberation Serif" w:hAnsi="Liberation Serif" w:eastAsia="DejaVu Sans" w:cs="Noto Sans Arabic UI"/>
          <w:lang w:val="en-US" w:eastAsia="en-US" w:bidi="en-US"/>
        </w:rPr>
        <w:t xml:space="preserve"> </w:t>
      </w:r>
    </w:p>
  </w:comment>
  <w:comment w:id="48" w:author="Christoph Ammer-Herrmenau" w:date="2026-04-25T22:22:00Z" w:initials="CA">
    <w:p>
      <w:pPr>
        <w:overflowPunct w:val="false"/>
        <w:spacing w:before="0" w:after="0"/>
        <w:rPr/>
      </w:pPr>
      <w:r>
        <w:rPr>
          <w:rFonts w:ascii="Liberation Serif" w:hAnsi="Liberation Serif" w:eastAsia="DejaVu Sans" w:cs="Noto Sans Arabic UI"/>
          <w:lang w:val="en-US" w:eastAsia="en-US" w:bidi="en-US"/>
        </w:rPr>
        <w:t>Here I would implement rarefaction curves in supplemental. Furthermore, we need to specify which cut-off for rarefaction was chosen.</w:t>
      </w:r>
    </w:p>
  </w:comment>
  <w:comment w:id="49" w:author="Christoph Ammer-Herrmenau" w:date="2026-04-25T22:21:00Z" w:initials="CA">
    <w:p>
      <w:pPr>
        <w:overflowPunct w:val="false"/>
        <w:spacing w:before="0" w:after="0"/>
        <w:rPr/>
      </w:pPr>
      <w:r>
        <w:rPr>
          <w:rFonts w:ascii="Liberation Serif" w:hAnsi="Liberation Serif" w:eastAsia="DejaVu Sans" w:cs="Noto Sans Arabic UI"/>
          <w:lang w:val="en-US" w:eastAsia="en-US" w:bidi="en-US"/>
        </w:rPr>
        <w:t xml:space="preserve">Here we need much more infromation: the versions of each decontamination package, prevalence or frequenciy approach for decontam, which threshold was chosen? For Scrub the same which approach and which thresholds. Nejman needs to be explained  in much more details --&gt; different filter strategies and our adjustments. </w:t>
      </w:r>
    </w:p>
  </w:comment>
  <w:comment w:id="50" w:author="Christoph Ammer-Herrmenau" w:date="2026-04-25T22:34:00Z" w:initials="CA">
    <w:p>
      <w:pPr>
        <w:overflowPunct w:val="false"/>
        <w:spacing w:before="0" w:after="0"/>
        <w:rPr/>
      </w:pPr>
      <w:r>
        <w:rPr>
          <w:rFonts w:ascii="Liberation Serif" w:hAnsi="Liberation Serif" w:eastAsia="DejaVu Sans" w:cs="Noto Sans Arabic UI"/>
          <w:lang w:val="en-US" w:eastAsia="en-US" w:bidi="en-US"/>
        </w:rPr>
        <w:t>Or github, or owncloud?</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3000000" w15:paraIdParent="01000000"/>
  <w15:commentEx w15:paraId="05000000" w15:paraIdParent="04000000"/>
  <w15:commentEx w15:paraId="06000000" w15:paraIdParent="04000000"/>
  <w15:commentEx w15:paraId="07000000" w15:paraIdParent="04000000"/>
  <w15:commentEx w15:paraId="09000000" w15:paraIdParent="08000000"/>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roman"/>
    <w:pitch w:val="variable"/>
  </w:font>
  <w:font w:name="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num>
  <w:num w:numId="6">
    <w:abstractNumId w:val="1"/>
  </w:num>
</w:numbering>
</file>

<file path=word/settings.xml><?xml version="1.0" encoding="utf-8"?>
<w:settings xmlns:w="http://schemas.openxmlformats.org/wordprocessingml/2006/main">
  <w:zoom w:percent="100"/>
  <w:trackRevisions/>
  <w:embedSystemFonts/>
  <w:defaultTabStop w:val="720"/>
  <w:autoHyphenation w:val="true"/>
  <w:hyphenationZone w:val="425"/>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berschrift1Zchn"/>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berschrift2Zchn"/>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berschrift3Zchn"/>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berschrift4Zchn"/>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berschrift5Zchn"/>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berschrift6Zchn"/>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berschrift7Zchn"/>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berschrift8Zchn"/>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berschrift9Zchn"/>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TitelZchn" w:customStyle="1">
    <w:name w:val="Titel Zchn"/>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UntertitelZchn" w:customStyle="1">
    <w:name w:val="Untertitel Zchn"/>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berschrift1Zchn" w:customStyle="1">
    <w:name w:val="Überschrift 1 Zchn"/>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berschrift2Zchn" w:customStyle="1">
    <w:name w:val="Überschrift 2 Zchn"/>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berschrift3Zchn" w:customStyle="1">
    <w:name w:val="Überschrift 3 Zchn"/>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berschrift4Zchn" w:customStyle="1">
    <w:name w:val="Überschrift 4 Zchn"/>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berschrift5Zchn" w:customStyle="1">
    <w:name w:val="Überschrift 5 Zchn"/>
    <w:basedOn w:val="DefaultParagraphFont"/>
    <w:link w:val="Heading5"/>
    <w:uiPriority w:val="9"/>
    <w:semiHidden/>
    <w:qFormat/>
    <w:rsid w:val="00a10fd9"/>
    <w:rPr>
      <w:rFonts w:eastAsia="" w:cs="" w:cstheme="majorBidi" w:eastAsiaTheme="majorEastAsia"/>
      <w:color w:themeColor="accent1" w:themeShade="bf" w:val="0F4761"/>
    </w:rPr>
  </w:style>
  <w:style w:type="character" w:styleId="berschrift6Zchn" w:customStyle="1">
    <w:name w:val="Überschrift 6 Zchn"/>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berschrift7Zchn" w:customStyle="1">
    <w:name w:val="Überschrift 7 Zchn"/>
    <w:basedOn w:val="DefaultParagraphFont"/>
    <w:link w:val="Heading7"/>
    <w:uiPriority w:val="9"/>
    <w:semiHidden/>
    <w:qFormat/>
    <w:rsid w:val="00a10fd9"/>
    <w:rPr>
      <w:rFonts w:eastAsia="" w:cs="" w:cstheme="majorBidi" w:eastAsiaTheme="majorEastAsia"/>
      <w:color w:themeColor="text1" w:themeTint="a6" w:val="595959"/>
    </w:rPr>
  </w:style>
  <w:style w:type="character" w:styleId="berschrift8Zchn" w:customStyle="1">
    <w:name w:val="Überschrift 8 Zchn"/>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berschrift9Zchn" w:customStyle="1">
    <w:name w:val="Überschrift 9 Zchn"/>
    <w:basedOn w:val="DefaultParagraphFont"/>
    <w:link w:val="Heading9"/>
    <w:uiPriority w:val="9"/>
    <w:semiHidden/>
    <w:qFormat/>
    <w:rsid w:val="00a10fd9"/>
    <w:rPr>
      <w:rFonts w:eastAsia="" w:cs="" w:cstheme="majorBidi" w:eastAsiaTheme="majorEastAsia"/>
      <w:color w:themeColor="text1" w:themeTint="d8" w:val="272727"/>
    </w:rPr>
  </w:style>
  <w:style w:type="character" w:styleId="BeschriftungZchn" w:customStyle="1">
    <w:name w:val="Beschriftung Zchn"/>
    <w:basedOn w:val="DefaultParagraphFont"/>
    <w:link w:val="Caption"/>
    <w:qFormat/>
    <w:rPr/>
  </w:style>
  <w:style w:type="character" w:styleId="VerbatimChar" w:customStyle="1">
    <w:name w:val="Verbatim Char"/>
    <w:basedOn w:val="BeschriftungZchn"/>
    <w:link w:val="SourceCode"/>
    <w:qFormat/>
    <w:rPr>
      <w:rFonts w:ascii="Consolas" w:hAnsi="Consolas"/>
      <w:sz w:val="22"/>
    </w:rPr>
  </w:style>
  <w:style w:type="character" w:styleId="SectionNumber" w:customStyle="1">
    <w:name w:val="Section Number"/>
    <w:basedOn w:val="BeschriftungZchn"/>
    <w:qFormat/>
    <w:rPr/>
  </w:style>
  <w:style w:type="character" w:styleId="FootnoteCharacters" w:customStyle="1">
    <w:name w:val="Footnote Characters"/>
    <w:qFormat/>
    <w:rPr>
      <w:vertAlign w:val="superscript"/>
    </w:rPr>
  </w:style>
  <w:style w:type="character" w:styleId="FootnoteReference">
    <w:name w:val="Footnote Reference"/>
    <w:rPr>
      <w:vertAlign w:val="superscript"/>
    </w:rPr>
  </w:style>
  <w:style w:type="character" w:styleId="Hyperlink">
    <w:name w:val="Hyperlink"/>
    <w:basedOn w:val="BeschriftungZchn"/>
    <w:rPr>
      <w:color w:themeColor="accent1" w:val="156082"/>
    </w:rPr>
  </w:style>
  <w:style w:type="character" w:styleId="KeywordTok" w:customStyle="1">
    <w:name w:val="KeywordTok"/>
    <w:basedOn w:val="VerbatimChar"/>
    <w:qFormat/>
    <w:rPr>
      <w:rFonts w:ascii="Consolas" w:hAnsi="Consolas"/>
      <w:b/>
      <w:color w:val="204A87"/>
      <w:sz w:val="22"/>
      <w:shd w:fill="F8F8F8" w:val="clear"/>
    </w:rPr>
  </w:style>
  <w:style w:type="character" w:styleId="DataTypeTok" w:customStyle="1">
    <w:name w:val="DataTypeTok"/>
    <w:basedOn w:val="VerbatimChar"/>
    <w:qFormat/>
    <w:rPr>
      <w:rFonts w:ascii="Consolas" w:hAnsi="Consolas"/>
      <w:color w:val="204A87"/>
      <w:sz w:val="22"/>
      <w:shd w:fill="F8F8F8" w:val="clear"/>
    </w:rPr>
  </w:style>
  <w:style w:type="character" w:styleId="DecValTok" w:customStyle="1">
    <w:name w:val="DecValTok"/>
    <w:basedOn w:val="VerbatimChar"/>
    <w:qFormat/>
    <w:rPr>
      <w:rFonts w:ascii="Consolas" w:hAnsi="Consolas"/>
      <w:color w:val="0000CF"/>
      <w:sz w:val="22"/>
      <w:shd w:fill="F8F8F8" w:val="clear"/>
    </w:rPr>
  </w:style>
  <w:style w:type="character" w:styleId="BaseNTok" w:customStyle="1">
    <w:name w:val="BaseNTok"/>
    <w:basedOn w:val="VerbatimChar"/>
    <w:qFormat/>
    <w:rPr>
      <w:rFonts w:ascii="Consolas" w:hAnsi="Consolas"/>
      <w:color w:val="0000CF"/>
      <w:sz w:val="22"/>
      <w:shd w:fill="F8F8F8" w:val="clear"/>
    </w:rPr>
  </w:style>
  <w:style w:type="character" w:styleId="FloatTok" w:customStyle="1">
    <w:name w:val="FloatTok"/>
    <w:basedOn w:val="VerbatimChar"/>
    <w:qFormat/>
    <w:rPr>
      <w:rFonts w:ascii="Consolas" w:hAnsi="Consolas"/>
      <w:color w:val="0000CF"/>
      <w:sz w:val="22"/>
      <w:shd w:fill="F8F8F8" w:val="clear"/>
    </w:rPr>
  </w:style>
  <w:style w:type="character" w:styleId="ConstantTok" w:customStyle="1">
    <w:name w:val="ConstantTok"/>
    <w:basedOn w:val="VerbatimChar"/>
    <w:qFormat/>
    <w:rPr>
      <w:rFonts w:ascii="Consolas" w:hAnsi="Consolas"/>
      <w:color w:val="8F5902"/>
      <w:sz w:val="22"/>
      <w:shd w:fill="F8F8F8" w:val="clear"/>
    </w:rPr>
  </w:style>
  <w:style w:type="character" w:styleId="CharTok" w:customStyle="1">
    <w:name w:val="CharTok"/>
    <w:basedOn w:val="VerbatimChar"/>
    <w:qFormat/>
    <w:rPr>
      <w:rFonts w:ascii="Consolas" w:hAnsi="Consolas"/>
      <w:color w:val="4E9A06"/>
      <w:sz w:val="22"/>
      <w:shd w:fill="F8F8F8" w:val="clear"/>
    </w:rPr>
  </w:style>
  <w:style w:type="character" w:styleId="SpecialCharTok" w:customStyle="1">
    <w:name w:val="SpecialCharTok"/>
    <w:basedOn w:val="VerbatimChar"/>
    <w:qFormat/>
    <w:rPr>
      <w:rFonts w:ascii="Consolas" w:hAnsi="Consolas"/>
      <w:b/>
      <w:color w:val="CE5C00"/>
      <w:sz w:val="22"/>
      <w:shd w:fill="F8F8F8" w:val="clear"/>
    </w:rPr>
  </w:style>
  <w:style w:type="character" w:styleId="StringTok" w:customStyle="1">
    <w:name w:val="StringTok"/>
    <w:basedOn w:val="VerbatimChar"/>
    <w:qFormat/>
    <w:rPr>
      <w:rFonts w:ascii="Consolas" w:hAnsi="Consolas"/>
      <w:color w:val="4E9A06"/>
      <w:sz w:val="22"/>
      <w:shd w:fill="F8F8F8" w:val="clear"/>
    </w:rPr>
  </w:style>
  <w:style w:type="character" w:styleId="VerbatimStringTok" w:customStyle="1">
    <w:name w:val="VerbatimStringTok"/>
    <w:basedOn w:val="VerbatimChar"/>
    <w:qFormat/>
    <w:rPr>
      <w:rFonts w:ascii="Consolas" w:hAnsi="Consolas"/>
      <w:color w:val="4E9A06"/>
      <w:sz w:val="22"/>
      <w:shd w:fill="F8F8F8" w:val="clear"/>
    </w:rPr>
  </w:style>
  <w:style w:type="character" w:styleId="SpecialStringTok" w:customStyle="1">
    <w:name w:val="SpecialStringTok"/>
    <w:basedOn w:val="VerbatimChar"/>
    <w:qFormat/>
    <w:rPr>
      <w:rFonts w:ascii="Consolas" w:hAnsi="Consolas"/>
      <w:color w:val="4E9A06"/>
      <w:sz w:val="22"/>
      <w:shd w:fill="F8F8F8" w:val="clear"/>
    </w:rPr>
  </w:style>
  <w:style w:type="character" w:styleId="ImportTok" w:customStyle="1">
    <w:name w:val="ImportTok"/>
    <w:basedOn w:val="VerbatimChar"/>
    <w:qFormat/>
    <w:rPr>
      <w:rFonts w:ascii="Consolas" w:hAnsi="Consolas"/>
      <w:sz w:val="22"/>
      <w:shd w:fill="F8F8F8" w:val="clear"/>
    </w:rPr>
  </w:style>
  <w:style w:type="character" w:styleId="CommentTok" w:customStyle="1">
    <w:name w:val="CommentTok"/>
    <w:basedOn w:val="VerbatimChar"/>
    <w:qFormat/>
    <w:rPr>
      <w:rFonts w:ascii="Consolas" w:hAnsi="Consolas"/>
      <w:i/>
      <w:color w:val="8F5902"/>
      <w:sz w:val="22"/>
      <w:shd w:fill="F8F8F8" w:val="clear"/>
    </w:rPr>
  </w:style>
  <w:style w:type="character" w:styleId="DocumentationTok" w:customStyle="1">
    <w:name w:val="DocumentationTok"/>
    <w:basedOn w:val="VerbatimChar"/>
    <w:qFormat/>
    <w:rPr>
      <w:rFonts w:ascii="Consolas" w:hAnsi="Consolas"/>
      <w:b/>
      <w:i/>
      <w:color w:val="8F5902"/>
      <w:sz w:val="22"/>
      <w:shd w:fill="F8F8F8" w:val="clear"/>
    </w:rPr>
  </w:style>
  <w:style w:type="character" w:styleId="AnnotationTok" w:customStyle="1">
    <w:name w:val="AnnotationTok"/>
    <w:basedOn w:val="VerbatimChar"/>
    <w:qFormat/>
    <w:rPr>
      <w:rFonts w:ascii="Consolas" w:hAnsi="Consolas"/>
      <w:b/>
      <w:i/>
      <w:color w:val="8F5902"/>
      <w:sz w:val="22"/>
      <w:shd w:fill="F8F8F8" w:val="clear"/>
    </w:rPr>
  </w:style>
  <w:style w:type="character" w:styleId="CommentVarTok" w:customStyle="1">
    <w:name w:val="CommentVarTok"/>
    <w:basedOn w:val="VerbatimChar"/>
    <w:qFormat/>
    <w:rPr>
      <w:rFonts w:ascii="Consolas" w:hAnsi="Consolas"/>
      <w:b/>
      <w:i/>
      <w:color w:val="8F5902"/>
      <w:sz w:val="22"/>
      <w:shd w:fill="F8F8F8" w:val="clear"/>
    </w:rPr>
  </w:style>
  <w:style w:type="character" w:styleId="OtherTok" w:customStyle="1">
    <w:name w:val="OtherTok"/>
    <w:basedOn w:val="VerbatimChar"/>
    <w:qFormat/>
    <w:rPr>
      <w:rFonts w:ascii="Consolas" w:hAnsi="Consolas"/>
      <w:color w:val="8F5902"/>
      <w:sz w:val="22"/>
      <w:shd w:fill="F8F8F8" w:val="clear"/>
    </w:rPr>
  </w:style>
  <w:style w:type="character" w:styleId="FunctionTok" w:customStyle="1">
    <w:name w:val="FunctionTok"/>
    <w:basedOn w:val="VerbatimChar"/>
    <w:qFormat/>
    <w:rPr>
      <w:rFonts w:ascii="Consolas" w:hAnsi="Consolas"/>
      <w:b/>
      <w:color w:val="204A87"/>
      <w:sz w:val="22"/>
      <w:shd w:fill="F8F8F8" w:val="clear"/>
    </w:rPr>
  </w:style>
  <w:style w:type="character" w:styleId="VariableTok" w:customStyle="1">
    <w:name w:val="VariableTok"/>
    <w:basedOn w:val="VerbatimChar"/>
    <w:qFormat/>
    <w:rPr>
      <w:rFonts w:ascii="Consolas" w:hAnsi="Consolas"/>
      <w:color w:val="000000"/>
      <w:sz w:val="22"/>
      <w:shd w:fill="F8F8F8" w:val="clear"/>
    </w:rPr>
  </w:style>
  <w:style w:type="character" w:styleId="ControlFlowTok" w:customStyle="1">
    <w:name w:val="ControlFlowTok"/>
    <w:basedOn w:val="VerbatimChar"/>
    <w:qFormat/>
    <w:rPr>
      <w:rFonts w:ascii="Consolas" w:hAnsi="Consolas"/>
      <w:b/>
      <w:color w:val="204A87"/>
      <w:sz w:val="22"/>
      <w:shd w:fill="F8F8F8" w:val="clear"/>
    </w:rPr>
  </w:style>
  <w:style w:type="character" w:styleId="OperatorTok" w:customStyle="1">
    <w:name w:val="OperatorTok"/>
    <w:basedOn w:val="VerbatimChar"/>
    <w:qFormat/>
    <w:rPr>
      <w:rFonts w:ascii="Consolas" w:hAnsi="Consolas"/>
      <w:b/>
      <w:color w:val="CE5C00"/>
      <w:sz w:val="22"/>
      <w:shd w:fill="F8F8F8" w:val="clear"/>
    </w:rPr>
  </w:style>
  <w:style w:type="character" w:styleId="BuiltInTok" w:customStyle="1">
    <w:name w:val="BuiltInTok"/>
    <w:basedOn w:val="VerbatimChar"/>
    <w:qFormat/>
    <w:rPr>
      <w:rFonts w:ascii="Consolas" w:hAnsi="Consolas"/>
      <w:sz w:val="22"/>
      <w:shd w:fill="F8F8F8" w:val="clear"/>
    </w:rPr>
  </w:style>
  <w:style w:type="character" w:styleId="ExtensionTok" w:customStyle="1">
    <w:name w:val="ExtensionTok"/>
    <w:basedOn w:val="VerbatimChar"/>
    <w:qFormat/>
    <w:rPr>
      <w:rFonts w:ascii="Consolas" w:hAnsi="Consolas"/>
      <w:sz w:val="22"/>
      <w:shd w:fill="F8F8F8" w:val="clear"/>
    </w:rPr>
  </w:style>
  <w:style w:type="character" w:styleId="PreprocessorTok" w:customStyle="1">
    <w:name w:val="PreprocessorTok"/>
    <w:basedOn w:val="VerbatimChar"/>
    <w:qFormat/>
    <w:rPr>
      <w:rFonts w:ascii="Consolas" w:hAnsi="Consolas"/>
      <w:i/>
      <w:color w:val="8F5902"/>
      <w:sz w:val="22"/>
      <w:shd w:fill="F8F8F8" w:val="clear"/>
    </w:rPr>
  </w:style>
  <w:style w:type="character" w:styleId="AttributeTok" w:customStyle="1">
    <w:name w:val="AttributeTok"/>
    <w:basedOn w:val="VerbatimChar"/>
    <w:qFormat/>
    <w:rPr>
      <w:rFonts w:ascii="Consolas" w:hAnsi="Consolas"/>
      <w:color w:val="204A87"/>
      <w:sz w:val="22"/>
      <w:shd w:fill="F8F8F8" w:val="clear"/>
    </w:rPr>
  </w:style>
  <w:style w:type="character" w:styleId="RegionMarkerTok" w:customStyle="1">
    <w:name w:val="RegionMarkerTok"/>
    <w:basedOn w:val="VerbatimChar"/>
    <w:qFormat/>
    <w:rPr>
      <w:rFonts w:ascii="Consolas" w:hAnsi="Consolas"/>
      <w:sz w:val="22"/>
      <w:shd w:fill="F8F8F8" w:val="clear"/>
    </w:rPr>
  </w:style>
  <w:style w:type="character" w:styleId="InformationTok" w:customStyle="1">
    <w:name w:val="InformationTok"/>
    <w:basedOn w:val="VerbatimChar"/>
    <w:qFormat/>
    <w:rPr>
      <w:rFonts w:ascii="Consolas" w:hAnsi="Consolas"/>
      <w:b/>
      <w:i/>
      <w:color w:val="8F5902"/>
      <w:sz w:val="22"/>
      <w:shd w:fill="F8F8F8" w:val="clear"/>
    </w:rPr>
  </w:style>
  <w:style w:type="character" w:styleId="WarningTok" w:customStyle="1">
    <w:name w:val="WarningTok"/>
    <w:basedOn w:val="VerbatimChar"/>
    <w:qFormat/>
    <w:rPr>
      <w:rFonts w:ascii="Consolas" w:hAnsi="Consolas"/>
      <w:b/>
      <w:i/>
      <w:color w:val="8F5902"/>
      <w:sz w:val="22"/>
      <w:shd w:fill="F8F8F8" w:val="clear"/>
    </w:rPr>
  </w:style>
  <w:style w:type="character" w:styleId="AlertTok" w:customStyle="1">
    <w:name w:val="AlertTok"/>
    <w:basedOn w:val="VerbatimChar"/>
    <w:qFormat/>
    <w:rPr>
      <w:rFonts w:ascii="Consolas" w:hAnsi="Consolas"/>
      <w:color w:val="EF2929"/>
      <w:sz w:val="22"/>
      <w:shd w:fill="F8F8F8" w:val="clear"/>
    </w:rPr>
  </w:style>
  <w:style w:type="character" w:styleId="ErrorTok" w:customStyle="1">
    <w:name w:val="ErrorTok"/>
    <w:basedOn w:val="VerbatimChar"/>
    <w:qFormat/>
    <w:rPr>
      <w:rFonts w:ascii="Consolas" w:hAnsi="Consolas"/>
      <w:b/>
      <w:color w:val="A40000"/>
      <w:sz w:val="22"/>
      <w:shd w:fill="F8F8F8" w:val="clear"/>
    </w:rPr>
  </w:style>
  <w:style w:type="character" w:styleId="NormalTok" w:customStyle="1">
    <w:name w:val="NormalTok"/>
    <w:basedOn w:val="VerbatimChar"/>
    <w:qFormat/>
    <w:rPr>
      <w:rFonts w:ascii="Consolas" w:hAnsi="Consolas"/>
      <w:sz w:val="22"/>
      <w:shd w:fill="F8F8F8" w:val="clear"/>
    </w:rPr>
  </w:style>
  <w:style w:type="character" w:styleId="UnresolvedMention">
    <w:name w:val="Unresolved Mention"/>
    <w:basedOn w:val="DefaultParagraphFont"/>
    <w:uiPriority w:val="99"/>
    <w:semiHidden/>
    <w:unhideWhenUsed/>
    <w:qFormat/>
    <w:rsid w:val="004000d2"/>
    <w:rPr>
      <w:color w:val="605E5C"/>
      <w:shd w:fill="E1DFDD" w:val="clear"/>
    </w:rPr>
  </w:style>
  <w:style w:type="character" w:styleId="annotationreference">
    <w:name w:val="annotation reference"/>
    <w:basedOn w:val="DefaultParagraphFont"/>
    <w:qFormat/>
    <w:rsid w:val="009a2f40"/>
    <w:rPr>
      <w:sz w:val="16"/>
      <w:szCs w:val="16"/>
    </w:rPr>
  </w:style>
  <w:style w:type="character" w:styleId="KommentartextZchn" w:customStyle="1">
    <w:name w:val="Kommentartext Zchn"/>
    <w:basedOn w:val="DefaultParagraphFont"/>
    <w:link w:val="AnnotationText"/>
    <w:qFormat/>
    <w:rsid w:val="009a2f40"/>
    <w:rPr>
      <w:sz w:val="20"/>
      <w:szCs w:val="20"/>
    </w:rPr>
  </w:style>
  <w:style w:type="character" w:styleId="KommentarthemaZchn" w:customStyle="1">
    <w:name w:val="Kommentarthema Zchn"/>
    <w:basedOn w:val="KommentartextZchn"/>
    <w:link w:val="annotationsubject"/>
    <w:qFormat/>
    <w:rsid w:val="009a2f40"/>
    <w:rPr>
      <w:b/>
      <w:bCs/>
      <w:sz w:val="20"/>
      <w:szCs w:val="20"/>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qFormat/>
    <w:pPr>
      <w:spacing w:before="180" w:after="180"/>
    </w:pPr>
    <w:rPr/>
  </w:style>
  <w:style w:type="paragraph" w:styleId="List">
    <w:name w:val="List"/>
    <w:basedOn w:val="BodyText"/>
    <w:pPr/>
    <w:rPr>
      <w:rFonts w:cs="Noto Sans Devanagari"/>
    </w:rPr>
  </w:style>
  <w:style w:type="paragraph" w:styleId="Caption">
    <w:name w:val="Caption"/>
    <w:basedOn w:val="Normal"/>
    <w:link w:val="BeschriftungZchn"/>
    <w:qFormat/>
    <w:pPr>
      <w:spacing w:before="0" w:after="120"/>
    </w:pPr>
    <w:rPr>
      <w:i/>
    </w:rPr>
  </w:style>
  <w:style w:type="paragraph" w:styleId="Index" w:customStyle="1">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elZchn"/>
    <w:uiPriority w:val="10"/>
    <w:qFormat/>
    <w:rsid w:val="00a10fd9"/>
    <w:pPr>
      <w:spacing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UntertitelZchn"/>
    <w:uiPriority w:val="11"/>
    <w:qFormat/>
    <w:rsid w:val="00a10fd9"/>
    <w:pPr/>
    <w:rPr>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left="480" w:right="480"/>
    </w:pPr>
    <w:rPr/>
  </w:style>
  <w:style w:type="paragraph" w:styleId="FootnoteText">
    <w:name w:val="Footnote Text"/>
    <w:basedOn w:val="Normal"/>
    <w:uiPriority w:val="9"/>
    <w:unhideWhenUsed/>
    <w:qFormat/>
    <w:pPr/>
    <w:rPr/>
  </w:style>
  <w:style w:type="paragraph" w:styleId="FootnoteBlockText" w:customStyle="1">
    <w:name w:val="Footnote Block Text"/>
    <w:basedOn w:val="FootnoteText"/>
    <w:next w:val="FootnoteText"/>
    <w:uiPriority w:val="9"/>
    <w:unhideWhenUsed/>
    <w:qFormat/>
    <w:pPr>
      <w:spacing w:before="100" w:after="100"/>
      <w:ind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style>
  <w:style w:type="paragraph" w:styleId="SourceCode" w:customStyle="1">
    <w:name w:val="Source Code"/>
    <w:basedOn w:val="Normal"/>
    <w:link w:val="VerbatimChar"/>
    <w:qFormat/>
    <w:pPr>
      <w:shd w:val="clear" w:color="auto" w:fill="F8F8F8"/>
    </w:pPr>
    <w:rPr/>
  </w:style>
  <w:style w:type="paragraph" w:styleId="Revision">
    <w:name w:val="Revision"/>
    <w:qFormat/>
    <w:rsid w:val="004000d2"/>
    <w:pPr>
      <w:widowControl/>
      <w:suppressAutoHyphens w:val="false"/>
      <w:bidi w:val="0"/>
      <w:spacing w:before="0" w:after="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NoSpacing">
    <w:name w:val="No Spacing"/>
    <w:uiPriority w:val="1"/>
    <w:qFormat/>
    <w:rsid w:val="004000d2"/>
    <w:pPr>
      <w:widowControl/>
      <w:suppressAutoHyphens w:val="false"/>
      <w:bidi w:val="0"/>
      <w:spacing w:before="0" w:after="0"/>
      <w:jc w:val="left"/>
    </w:pPr>
    <w:rPr>
      <w:rFonts w:eastAsia="" w:eastAsiaTheme="minorEastAsia" w:ascii="Aptos" w:hAnsi="Aptos" w:cs=""/>
      <w:color w:val="auto"/>
      <w:kern w:val="0"/>
      <w:sz w:val="22"/>
      <w:szCs w:val="28"/>
      <w:lang w:eastAsia="ko-KR" w:bidi="bn-BD" w:val="en-US"/>
    </w:rPr>
  </w:style>
  <w:style w:type="paragraph" w:styleId="AnnotationText">
    <w:name w:val="Annotation Text"/>
    <w:basedOn w:val="Normal"/>
    <w:link w:val="KommentartextZchn"/>
    <w:rsid w:val="009a2f40"/>
    <w:pPr/>
    <w:rPr>
      <w:sz w:val="20"/>
      <w:szCs w:val="20"/>
    </w:rPr>
  </w:style>
  <w:style w:type="paragraph" w:styleId="annotationsubject">
    <w:name w:val="annotation subject"/>
    <w:basedOn w:val="AnnotationText"/>
    <w:next w:val="AnnotationText"/>
    <w:link w:val="KommentarthemaZchn"/>
    <w:qFormat/>
    <w:rsid w:val="009a2f40"/>
    <w:pPr/>
    <w:rPr>
      <w:b/>
      <w:bCs/>
    </w:rPr>
  </w:style>
  <w:style w:type="paragraph" w:styleId="Comment">
    <w:name w:val="Comment"/>
    <w:basedOn w:val="Normal"/>
    <w:qFormat/>
    <w:pPr/>
    <w:rPr>
      <w:sz w:val="20"/>
      <w:szCs w:val="20"/>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comments.xml.rels><?xml version="1.0" encoding="UTF-8"?>
<Relationships xmlns="http://schemas.openxmlformats.org/package/2006/relationships"><Relationship Id="rId1" Type="http://schemas.openxmlformats.org/officeDocument/2006/relationships/hyperlink" Target="https://doi.org/10.1158/2159-8290.CD-21-1059" TargetMode="External"/>
</Relationship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christoph.herrmenau@med.uni-goettingen.de" TargetMode="External"/><Relationship Id="rId3" Type="http://schemas.openxmlformats.org/officeDocument/2006/relationships/hyperlink" Target="https://www.sciencedirect.com/topics/agricultural-and-biological-sciences/laboratory-animal" TargetMode="External"/><Relationship Id="rId4" Type="http://schemas.openxmlformats.org/officeDocument/2006/relationships/hyperlink" Target="https://www.sciencedirect.com/topics/agricultural-and-biological-sciences/mouse" TargetMode="External"/><Relationship Id="rId5" Type="http://schemas.openxmlformats.org/officeDocument/2006/relationships/hyperlink" Target="https://www.sciencedirect.com/topics/pharmacology-toxicology-and-pharmaceutical-science/ascites" TargetMode="External"/><Relationship Id="rId6" Type="http://schemas.openxmlformats.org/officeDocument/2006/relationships/hyperlink" Target="https://www.sciencedirect.com/topics/agricultural-and-biological-sciences/cachexia" TargetMode="External"/><Relationship Id="rId7" Type="http://schemas.openxmlformats.org/officeDocument/2006/relationships/hyperlink" Target="https://www.sciencedirect.com/topics/agricultural-and-biological-sciences/body-weight" TargetMode="External"/><Relationship Id="rId8" Type="http://schemas.openxmlformats.org/officeDocument/2006/relationships/hyperlink" Target="https://doi.org/10.1038/s43018-026-01121-6" TargetMode="External"/><Relationship Id="rId9" Type="http://schemas.openxmlformats.org/officeDocument/2006/relationships/hyperlink" Target="https://doi.org/10.1038/s41587-023-01696-w" TargetMode="External"/><Relationship Id="rId10" Type="http://schemas.openxmlformats.org/officeDocument/2006/relationships/hyperlink" Target="https://doi.org/10.1002/pst.70012" TargetMode="External"/><Relationship Id="rId11" Type="http://schemas.openxmlformats.org/officeDocument/2006/relationships/hyperlink" Target="https://doi.org/10.1016/j.cell.2019.07.008" TargetMode="External"/><Relationship Id="rId12" Type="http://schemas.openxmlformats.org/officeDocument/2006/relationships/hyperlink" Target="https://doi.org/10.1038/s42003-021-02557-5" TargetMode="External"/><Relationship Id="rId13" Type="http://schemas.openxmlformats.org/officeDocument/2006/relationships/hyperlink" Target="https://doi.org/10.1186/s40168-018-0605-2" TargetMode="External"/><Relationship Id="rId14" Type="http://schemas.openxmlformats.org/officeDocument/2006/relationships/hyperlink" Target="https://doi.org/10.1126/science.aay9189" TargetMode="External"/><Relationship Id="rId15" Type="http://schemas.openxmlformats.org/officeDocument/2006/relationships/hyperlink" Target="https://bioconductor.org/packages/Wrench" TargetMode="External"/><Relationship Id="rId16" Type="http://schemas.openxmlformats.org/officeDocument/2006/relationships/hyperlink" Target="https://doi.org/10.1086/282541" TargetMode="External"/><Relationship Id="rId17" Type="http://schemas.openxmlformats.org/officeDocument/2006/relationships/hyperlink" Target="https://doi.org/10.3390/microorganisms11061466" TargetMode="External"/><Relationship Id="rId18" Type="http://schemas.openxmlformats.org/officeDocument/2006/relationships/hyperlink" Target="https://doi.org/10.1038/s41592-023-02092-7" TargetMode="External"/><Relationship Id="rId19" Type="http://schemas.openxmlformats.org/officeDocument/2006/relationships/hyperlink" Target="https://doi.org/10.18129/B9.BIOC.ALDEX2" TargetMode="External"/><Relationship Id="rId20" Type="http://schemas.openxmlformats.org/officeDocument/2006/relationships/hyperlink" Target="https://doi.org/10.21105/joss.03201" TargetMode="External"/><Relationship Id="rId21" Type="http://schemas.openxmlformats.org/officeDocument/2006/relationships/hyperlink" Target="https://doi.org/10.1038/s41586-022-05435-0" TargetMode="External"/><Relationship Id="rId22" Type="http://schemas.openxmlformats.org/officeDocument/2006/relationships/hyperlink" Target="https://doi.org/10.1128/msystems.00750-21" TargetMode="External"/><Relationship Id="rId23" Type="http://schemas.openxmlformats.org/officeDocument/2006/relationships/comments" Target="comments.xml"/><Relationship Id="rId24" Type="http://schemas.microsoft.com/office/2011/relationships/commentsExtended" Target="commentsExtended.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 Id="rId2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FCDA39-2389-4985-90D2-6ECA324D0B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Application>LibreOffice/24.2.7.2$Linux_X86_64 LibreOffice_project/420$Build-2</Application>
  <AppVersion>15.0000</AppVersion>
  <Pages>19</Pages>
  <Words>4084</Words>
  <Characters>24944</Characters>
  <CharactersWithSpaces>28883</CharactersWithSpaces>
  <Paragraphs>169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2026-04-13T18:01:00Z</dcterms:created>
  <dc:creator>Linh Dang</dc:creator>
  <dc:description/>
  <dc:language>en-US</dc:language>
  <cp:lastModifiedBy/>
  <dcterms:modified xsi:type="dcterms:W3CDTF">2026-05-29T15:33:28Z</dcterms:modified>
  <cp:revision>43</cp:revision>
  <dc:subject/>
  <dc:title>Manuscript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referenzen.bib</vt:lpwstr>
  </property>
  <property fmtid="{D5CDD505-2E9C-101B-9397-08002B2CF9AE}" pid="3" name="csl">
    <vt:lpwstr>ASM.csl</vt:lpwstr>
  </property>
  <property fmtid="{D5CDD505-2E9C-101B-9397-08002B2CF9AE}" pid="4" name="output">
    <vt:lpwstr/>
  </property>
</Properties>
</file>